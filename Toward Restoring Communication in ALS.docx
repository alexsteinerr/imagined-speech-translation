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pertitle"/>
        <w:rPr>
          <w:rFonts w:ascii="Crimson Text Bold" w:cs="Crimson Text Bold" w:hAnsi="Crimson Text Bold" w:eastAsia="Crimson Text Bold"/>
          <w:b w:val="0"/>
          <w:bCs w:val="0"/>
        </w:rPr>
      </w:pPr>
      <w:r>
        <w:rPr>
          <w:rFonts w:ascii="Crimson Text Bold" w:hAnsi="Crimson Text Bold"/>
          <w:b w:val="0"/>
          <w:bCs w:val="0"/>
          <w:rtl w:val="0"/>
          <w:lang w:val="en-US"/>
        </w:rPr>
        <w:t>Toward Restoring Communication in ALS: A Non-Invasive EEG Imagined-Speech Translation Model and Device</w:t>
      </w:r>
    </w:p>
    <w:p>
      <w:pPr>
        <w:pStyle w:val="author"/>
        <w:rPr>
          <w:rFonts w:ascii="Crimson Text Regular" w:cs="Crimson Text Regular" w:hAnsi="Crimson Text Regular" w:eastAsia="Crimson Text Regular"/>
        </w:rPr>
      </w:pPr>
      <w:r>
        <w:rPr>
          <w:rFonts w:ascii="Crimson Text Regular" w:hAnsi="Crimson Text Regular"/>
          <w:rtl w:val="0"/>
          <w:lang w:val="it-IT"/>
        </w:rPr>
        <w:t>Alex</w:t>
      </w:r>
      <w:r>
        <w:rPr>
          <w:rFonts w:ascii="Crimson Text Regular" w:hAnsi="Crimson Text Regular"/>
          <w:rtl w:val="0"/>
          <w:lang w:val="en-US"/>
        </w:rPr>
        <w:t xml:space="preserve"> </w:t>
      </w:r>
      <w:r>
        <w:rPr>
          <w:rFonts w:ascii="Crimson Text Regular" w:hAnsi="Crimson Text Regular"/>
          <w:rtl w:val="0"/>
          <w:lang w:val="it-IT"/>
        </w:rPr>
        <w:t>Steiner</w:t>
      </w:r>
      <w:r>
        <w:rPr>
          <w:rFonts w:ascii="Crimson Text Regular" w:hAnsi="Crimson Text Regular"/>
          <w:vertAlign w:val="superscript"/>
          <w:rtl w:val="0"/>
          <w:lang w:val="en-US"/>
        </w:rPr>
        <w:t>[0009-0002-3436-0605]</w:t>
      </w:r>
      <w:r>
        <w:rPr>
          <w:rFonts w:ascii="Crimson Text Regular" w:hAnsi="Crimson Text Regular"/>
          <w:vertAlign w:val="superscript"/>
          <w:rtl w:val="0"/>
          <w:lang w:val="it-IT"/>
        </w:rPr>
        <w:t>1</w:t>
      </w:r>
    </w:p>
    <w:p>
      <w:pPr>
        <w:pStyle w:val="address"/>
        <w:rPr>
          <w:rFonts w:ascii="Crimson Text Regular" w:cs="Crimson Text Regular" w:hAnsi="Crimson Text Regular" w:eastAsia="Crimson Text Regular"/>
        </w:rPr>
      </w:pPr>
      <w:r>
        <w:rPr>
          <w:rFonts w:ascii="Crimson Text Regular" w:hAnsi="Crimson Text Regular"/>
          <w:vertAlign w:val="superscript"/>
          <w:rtl w:val="0"/>
          <w:lang w:val="en-US"/>
        </w:rPr>
        <w:t>1</w:t>
      </w:r>
      <w:r>
        <w:rPr>
          <w:rFonts w:ascii="Crimson Text Regular" w:hAnsi="Crimson Text Regular"/>
          <w:rtl w:val="0"/>
          <w:lang w:val="en-US"/>
        </w:rPr>
        <w:t xml:space="preserve"> </w:t>
      </w:r>
      <w:r>
        <w:rPr>
          <w:rFonts w:ascii="Crimson Text Regular" w:hAnsi="Crimson Text Regular"/>
          <w:rtl w:val="0"/>
          <w:lang w:val="it-IT"/>
        </w:rPr>
        <w:t>H-Farm</w:t>
      </w:r>
      <w:r>
        <w:rPr>
          <w:rFonts w:ascii="Crimson Text Regular" w:hAnsi="Crimson Text Regular"/>
          <w:rtl w:val="0"/>
          <w:lang w:val="en-US"/>
        </w:rPr>
        <w:t xml:space="preserve">, </w:t>
      </w:r>
      <w:r>
        <w:rPr>
          <w:rFonts w:ascii="Crimson Text Regular" w:hAnsi="Crimson Text Regular"/>
          <w:rtl w:val="0"/>
          <w:lang w:val="it-IT"/>
        </w:rPr>
        <w:t>Treviso</w:t>
      </w:r>
      <w:r>
        <w:rPr>
          <w:rFonts w:ascii="Crimson Text Regular" w:hAnsi="Crimson Text Regular"/>
          <w:rtl w:val="0"/>
          <w:lang w:val="en-US"/>
        </w:rPr>
        <w:t xml:space="preserve"> </w:t>
      </w:r>
      <w:r>
        <w:rPr>
          <w:rFonts w:ascii="Crimson Text Regular" w:hAnsi="Crimson Text Regular"/>
          <w:rtl w:val="0"/>
          <w:lang w:val="it-IT"/>
        </w:rPr>
        <w:t>TV</w:t>
      </w:r>
      <w:r>
        <w:rPr>
          <w:rFonts w:ascii="Crimson Text Regular" w:hAnsi="Crimson Text Regular"/>
          <w:rtl w:val="0"/>
          <w:lang w:val="en-US"/>
        </w:rPr>
        <w:t xml:space="preserve"> </w:t>
      </w:r>
      <w:r>
        <w:rPr>
          <w:rFonts w:ascii="Crimson Text Regular" w:hAnsi="Crimson Text Regular"/>
          <w:rtl w:val="0"/>
          <w:lang w:val="it-IT"/>
        </w:rPr>
        <w:t>3486</w:t>
      </w:r>
      <w:r>
        <w:rPr>
          <w:rFonts w:ascii="Crimson Text Regular" w:hAnsi="Crimson Text Regular"/>
          <w:rtl w:val="0"/>
          <w:lang w:val="en-US"/>
        </w:rPr>
        <w:t xml:space="preserve">, </w:t>
      </w:r>
      <w:r>
        <w:rPr>
          <w:rFonts w:ascii="Crimson Text Regular" w:hAnsi="Crimson Text Regular"/>
          <w:rtl w:val="0"/>
          <w:lang w:val="it-IT"/>
        </w:rPr>
        <w:t>ITA</w:t>
      </w:r>
      <w:r>
        <w:rPr>
          <w:rFonts w:ascii="Crimson Text Regular" w:cs="Crimson Text Regular" w:hAnsi="Crimson Text Regular" w:eastAsia="Crimson Text Regular"/>
          <w:lang w:val="de-DE"/>
        </w:rPr>
        <w:br w:type="textWrapping"/>
      </w:r>
      <w:r>
        <w:rPr>
          <w:rFonts w:ascii="Crimson Text Regular" w:hAnsi="Crimson Text Regular"/>
          <w:rtl w:val="0"/>
          <w:lang w:val="it-IT"/>
        </w:rPr>
        <w:t>alex.steiner</w:t>
      </w:r>
      <w:r>
        <w:rPr>
          <w:rFonts w:ascii="Crimson Text Regular" w:hAnsi="Crimson Text Regular"/>
          <w:rtl w:val="0"/>
          <w:lang w:val="en-US"/>
        </w:rPr>
        <w:t>@</w:t>
      </w:r>
      <w:r>
        <w:rPr>
          <w:rFonts w:ascii="Crimson Text Regular" w:hAnsi="Crimson Text Regular"/>
          <w:rtl w:val="0"/>
          <w:lang w:val="it-IT"/>
        </w:rPr>
        <w:t xml:space="preserve">student.h-is.com </w:t>
      </w:r>
    </w:p>
    <w:p>
      <w:pPr>
        <w:pStyle w:val="abstract"/>
        <w:ind w:firstLine="0"/>
        <w:rPr>
          <w:rFonts w:ascii="Crimson Text Regular" w:cs="Crimson Text Regular" w:hAnsi="Crimson Text Regular" w:eastAsia="Crimson Text Regular"/>
        </w:rPr>
      </w:pPr>
      <w:r>
        <w:rPr>
          <w:rFonts w:ascii="Crimson Text Bold" w:hAnsi="Crimson Text Bold"/>
          <w:rtl w:val="0"/>
          <w:lang w:val="en-US"/>
        </w:rPr>
        <w:t xml:space="preserve">Abstract. </w:t>
      </w:r>
      <w:r>
        <w:rPr>
          <w:rFonts w:ascii="Crimson Text Regular" w:hAnsi="Crimson Text Regular"/>
          <w:i w:val="1"/>
          <w:iCs w:val="1"/>
          <w:rtl w:val="0"/>
          <w:lang w:val="en-US"/>
        </w:rPr>
        <w:t>Background:</w:t>
      </w:r>
      <w:r>
        <w:rPr>
          <w:rFonts w:ascii="Crimson Text Regular" w:hAnsi="Crimson Text Regular"/>
          <w:rtl w:val="0"/>
          <w:lang w:val="it-IT"/>
        </w:rPr>
        <w:t xml:space="preserve"> </w:t>
      </w:r>
      <w:r>
        <w:rPr>
          <w:rFonts w:ascii="Crimson Text Regular" w:hAnsi="Crimson Text Regular"/>
          <w:rtl w:val="0"/>
          <w:lang w:val="en-US"/>
        </w:rPr>
        <w:t xml:space="preserve">Amyotrophic lateral sclerosis (ALS) destroys motor function and speech, </w:t>
      </w:r>
      <w:r>
        <w:rPr>
          <w:rFonts w:ascii="Crimson Text Regular" w:hAnsi="Crimson Text Regular"/>
          <w:rtl w:val="0"/>
          <w:lang w:val="it-IT"/>
        </w:rPr>
        <w:t xml:space="preserve">thereby </w:t>
      </w:r>
      <w:r>
        <w:rPr>
          <w:rFonts w:ascii="Crimson Text Regular" w:hAnsi="Crimson Text Regular"/>
          <w:rtl w:val="0"/>
          <w:lang w:val="en-US"/>
        </w:rPr>
        <w:t>leaving patients locked-in. Imaging-speech decoding non-invasive brain</w:t>
      </w:r>
      <w:r>
        <w:rPr>
          <w:rFonts w:ascii="Crimson Text Regular" w:hAnsi="Crimson Text Regular" w:hint="default"/>
          <w:rtl w:val="0"/>
          <w:lang w:val="en-US"/>
        </w:rPr>
        <w:t>–</w:t>
      </w:r>
      <w:r>
        <w:rPr>
          <w:rFonts w:ascii="Crimson Text Regular" w:hAnsi="Crimson Text Regular"/>
          <w:rtl w:val="0"/>
          <w:lang w:val="en-US"/>
        </w:rPr>
        <w:t>computer interfaces (BCIs) using EEG (electroencephalogram) are promising, yet they suffer from low accuracy and bulky hardware.</w:t>
      </w:r>
      <w:r>
        <w:rPr>
          <w:rFonts w:ascii="Crimson Text Regular" w:hAnsi="Crimson Text Regular"/>
          <w:rtl w:val="0"/>
          <w:lang w:val="it-IT"/>
        </w:rPr>
        <w:t xml:space="preserve"> </w:t>
      </w:r>
      <w:r>
        <w:rPr>
          <w:rFonts w:ascii="Crimson Text Regular" w:hAnsi="Crimson Text Regular"/>
          <w:i w:val="1"/>
          <w:iCs w:val="1"/>
          <w:rtl w:val="0"/>
          <w:lang w:val="en-US"/>
        </w:rPr>
        <w:t xml:space="preserve">Objective: </w:t>
      </w:r>
      <w:r>
        <w:rPr>
          <w:rFonts w:ascii="Crimson Text Regular" w:hAnsi="Crimson Text Regular"/>
          <w:rtl w:val="0"/>
          <w:lang w:val="it-IT"/>
        </w:rPr>
        <w:t>To d</w:t>
      </w:r>
      <w:r>
        <w:rPr>
          <w:rFonts w:ascii="Crimson Text Regular" w:hAnsi="Crimson Text Regular"/>
          <w:rtl w:val="0"/>
          <w:lang w:val="en-US"/>
        </w:rPr>
        <w:t>evelop and evaluate an entire non-invasive EEG system</w:t>
      </w:r>
      <w:r>
        <w:rPr>
          <w:rFonts w:ascii="Crimson Text Regular" w:hAnsi="Crimson Text Regular"/>
          <w:rtl w:val="0"/>
          <w:lang w:val="it-IT"/>
        </w:rPr>
        <w:t xml:space="preserve">, </w:t>
      </w:r>
      <w:r>
        <w:rPr>
          <w:rFonts w:ascii="Crimson Text Regular" w:hAnsi="Crimson Text Regular"/>
          <w:rtl w:val="0"/>
          <w:lang w:val="en-US"/>
        </w:rPr>
        <w:t>a dry micro-needle headset, and a sequence-to-sequence model to decode imagined speech into open-vocabulary text for ALS communication restoration.</w:t>
      </w:r>
      <w:r>
        <w:rPr>
          <w:rFonts w:ascii="Crimson Text Regular" w:hAnsi="Crimson Text Regular"/>
          <w:rtl w:val="0"/>
          <w:lang w:val="it-IT"/>
        </w:rPr>
        <w:t xml:space="preserve"> </w:t>
      </w:r>
      <w:r>
        <w:rPr>
          <w:rFonts w:ascii="Crimson Text Regular" w:hAnsi="Crimson Text Regular"/>
          <w:i w:val="1"/>
          <w:iCs w:val="1"/>
          <w:rtl w:val="0"/>
          <w:lang w:val="en-US"/>
        </w:rPr>
        <w:t>Methods</w:t>
      </w:r>
      <w:r>
        <w:rPr>
          <w:rFonts w:ascii="Crimson Text Regular" w:hAnsi="Crimson Text Regular"/>
          <w:i w:val="1"/>
          <w:iCs w:val="1"/>
          <w:rtl w:val="0"/>
          <w:lang w:val="it-IT"/>
        </w:rPr>
        <w:t>:</w:t>
      </w:r>
      <w:r>
        <w:rPr>
          <w:rFonts w:ascii="Crimson Text Regular" w:hAnsi="Crimson Text Regular"/>
          <w:rtl w:val="0"/>
          <w:lang w:val="it-IT"/>
        </w:rPr>
        <w:t xml:space="preserve"> </w:t>
      </w:r>
      <w:r>
        <w:rPr>
          <w:rFonts w:ascii="Crimson Text Regular" w:hAnsi="Crimson Text Regular"/>
          <w:i w:val="1"/>
          <w:iCs w:val="1"/>
          <w:rtl w:val="0"/>
          <w:lang w:val="en-US"/>
        </w:rPr>
        <w:t>Hardware:</w:t>
      </w:r>
      <w:r>
        <w:rPr>
          <w:rFonts w:ascii="Crimson Text Regular" w:hAnsi="Crimson Text Regular"/>
          <w:rtl w:val="0"/>
          <w:lang w:val="en-US"/>
        </w:rPr>
        <w:t xml:space="preserve"> Created a 48-channel dry micro-needle array </w:t>
      </w:r>
      <w:r>
        <w:rPr>
          <w:rFonts w:ascii="Crimson Text Regular" w:hAnsi="Crimson Text Regular"/>
          <w:rtl w:val="0"/>
          <w:lang w:val="it-IT"/>
        </w:rPr>
        <w:t xml:space="preserve">EEG set covering </w:t>
      </w:r>
      <w:r>
        <w:rPr>
          <w:rFonts w:ascii="Crimson Text Regular" w:hAnsi="Crimson Text Regular"/>
          <w:rtl w:val="0"/>
          <w:lang w:val="en-US"/>
        </w:rPr>
        <w:t>Broca's, Wernicke's, and frontal regions</w:t>
      </w:r>
      <w:r>
        <w:rPr>
          <w:rFonts w:ascii="Crimson Text Regular" w:hAnsi="Crimson Text Regular"/>
          <w:rtl w:val="0"/>
          <w:lang w:val="it-IT"/>
        </w:rPr>
        <w:t>,</w:t>
      </w:r>
      <w:r>
        <w:rPr>
          <w:rFonts w:ascii="Crimson Text Regular" w:hAnsi="Crimson Text Regular"/>
          <w:rtl w:val="0"/>
          <w:lang w:val="en-US"/>
        </w:rPr>
        <w:t xml:space="preserve"> minimized needle </w:t>
      </w:r>
      <w:r>
        <w:rPr>
          <w:rFonts w:ascii="Crimson Text Regular" w:hAnsi="Crimson Text Regular"/>
          <w:rtl w:val="0"/>
          <w:lang w:val="it-IT"/>
        </w:rPr>
        <w:t>impedence</w:t>
      </w:r>
      <w:r>
        <w:rPr>
          <w:rFonts w:ascii="Crimson Text Regular" w:hAnsi="Crimson Text Regular"/>
          <w:rtl w:val="0"/>
          <w:lang w:val="it-IT"/>
        </w:rPr>
        <w:t>,</w:t>
      </w:r>
      <w:r>
        <w:rPr>
          <w:rFonts w:ascii="Crimson Text Regular" w:hAnsi="Crimson Text Regular"/>
          <w:rtl w:val="0"/>
          <w:lang w:val="en-US"/>
        </w:rPr>
        <w:t xml:space="preserve"> and 75% Au</w:t>
      </w:r>
      <w:r>
        <w:rPr>
          <w:rFonts w:ascii="Crimson Text Regular" w:hAnsi="Crimson Text Regular"/>
          <w:rtl w:val="0"/>
          <w:lang w:val="it-IT"/>
        </w:rPr>
        <w:t xml:space="preserve"> </w:t>
      </w:r>
      <w:r>
        <w:rPr>
          <w:rFonts w:ascii="Crimson Text Regular" w:hAnsi="Crimson Text Regular"/>
          <w:rtl w:val="0"/>
          <w:lang w:val="en-US"/>
        </w:rPr>
        <w:t xml:space="preserve">25% Pt alloy for </w:t>
      </w:r>
      <w:r>
        <w:rPr>
          <w:rFonts w:ascii="Crimson Text Regular" w:hAnsi="Crimson Text Regular"/>
          <w:rtl w:val="0"/>
          <w:lang w:val="it-IT"/>
        </w:rPr>
        <w:t xml:space="preserve">theretical </w:t>
      </w:r>
      <w:r>
        <w:rPr>
          <w:rFonts w:ascii="Arial Unicode MS" w:cs="Arial Unicode MS" w:hAnsi="Arial Unicode MS" w:eastAsia="Arial Unicode MS" w:hint="default"/>
          <w:b w:val="0"/>
          <w:bCs w:val="0"/>
          <w:i w:val="0"/>
          <w:iCs w:val="0"/>
          <w:rtl w:val="0"/>
          <w:lang w:val="en-US"/>
        </w:rPr>
        <w:t>≈</w:t>
      </w:r>
      <w:r>
        <w:rPr>
          <w:rFonts w:ascii="Crimson Text Regular" w:hAnsi="Crimson Text Regular"/>
          <w:rtl w:val="0"/>
          <w:lang w:val="en-US"/>
        </w:rPr>
        <w:t xml:space="preserve">5 </w:t>
      </w:r>
      <w:r>
        <w:rPr>
          <w:rFonts w:ascii="Crimson Text Regular" w:hAnsi="Crimson Text Regular"/>
          <w:rtl w:val="0"/>
          <w:lang w:val="it-IT"/>
        </w:rPr>
        <w:t>k</w:t>
      </w:r>
      <w:r>
        <w:rPr>
          <w:rFonts w:ascii="Arial Unicode MS" w:cs="Arial Unicode MS" w:hAnsi="Arial Unicode MS" w:eastAsia="Arial Unicode MS" w:hint="default"/>
          <w:b w:val="0"/>
          <w:bCs w:val="0"/>
          <w:i w:val="0"/>
          <w:iCs w:val="0"/>
          <w:rtl w:val="0"/>
          <w:lang w:val="en-US"/>
        </w:rPr>
        <w:t>Ω</w:t>
      </w:r>
      <w:r>
        <w:rPr>
          <w:rFonts w:ascii="Crimson Text Regular" w:hAnsi="Crimson Text Regular"/>
          <w:rtl w:val="0"/>
          <w:lang w:val="en-US"/>
        </w:rPr>
        <w:t xml:space="preserve"> </w:t>
      </w:r>
      <w:r>
        <w:rPr>
          <w:rFonts w:ascii="Crimson Text Regular" w:hAnsi="Crimson Text Regular"/>
          <w:rtl w:val="0"/>
          <w:lang w:val="en-US"/>
        </w:rPr>
        <w:t>skin</w:t>
      </w:r>
      <w:r>
        <w:rPr>
          <w:rFonts w:ascii="Crimson Text Regular" w:hAnsi="Crimson Text Regular" w:hint="default"/>
          <w:rtl w:val="0"/>
          <w:lang w:val="en-US"/>
        </w:rPr>
        <w:t>–</w:t>
      </w:r>
      <w:r>
        <w:rPr>
          <w:rFonts w:ascii="Crimson Text Regular" w:hAnsi="Crimson Text Regular"/>
          <w:rtl w:val="0"/>
          <w:lang w:val="en-US"/>
        </w:rPr>
        <w:t>electrode impedance.</w:t>
      </w:r>
      <w:r>
        <w:rPr>
          <w:rFonts w:ascii="Crimson Text Regular" w:hAnsi="Crimson Text Regular"/>
          <w:rtl w:val="0"/>
          <w:lang w:val="it-IT"/>
        </w:rPr>
        <w:t xml:space="preserve"> </w:t>
      </w:r>
      <w:r>
        <w:rPr>
          <w:rFonts w:ascii="Crimson Text Regular" w:hAnsi="Crimson Text Regular"/>
          <w:i w:val="1"/>
          <w:iCs w:val="1"/>
          <w:rtl w:val="0"/>
          <w:lang w:val="en-US"/>
        </w:rPr>
        <w:t>Model:</w:t>
      </w:r>
      <w:r>
        <w:rPr>
          <w:rFonts w:ascii="Crimson Text Regular" w:hAnsi="Crimson Text Regular"/>
          <w:rtl w:val="0"/>
          <w:lang w:val="en-US"/>
        </w:rPr>
        <w:t xml:space="preserve"> </w:t>
      </w:r>
      <w:r>
        <w:rPr>
          <w:rFonts w:ascii="Crimson Text Regular" w:hAnsi="Crimson Text Regular"/>
          <w:rtl w:val="0"/>
          <w:lang w:val="it-IT"/>
        </w:rPr>
        <w:t>A</w:t>
      </w:r>
      <w:r>
        <w:rPr>
          <w:rFonts w:ascii="Crimson Text Regular" w:hAnsi="Crimson Text Regular"/>
          <w:rtl w:val="0"/>
          <w:lang w:val="en-US"/>
        </w:rPr>
        <w:t xml:space="preserve"> three-stage pipeline(1) per-region 1D convolutional attention</w:t>
      </w:r>
      <w:r>
        <w:rPr>
          <w:rFonts w:ascii="Crimson Text Regular" w:hAnsi="Crimson Text Regular"/>
          <w:rtl w:val="0"/>
          <w:lang w:val="it-IT"/>
        </w:rPr>
        <w:t xml:space="preserve"> mechanism</w:t>
      </w:r>
      <w:r>
        <w:rPr>
          <w:rFonts w:ascii="Crimson Text Regular" w:hAnsi="Crimson Text Regular"/>
          <w:rtl w:val="0"/>
          <w:lang w:val="en-US"/>
        </w:rPr>
        <w:t xml:space="preserve">, (2) </w:t>
      </w:r>
      <w:r>
        <w:rPr>
          <w:rFonts w:ascii="Crimson Text Regular" w:hAnsi="Crimson Text Regular"/>
          <w:rtl w:val="0"/>
          <w:lang w:val="it-IT"/>
        </w:rPr>
        <w:t>tr</w:t>
      </w:r>
      <w:r>
        <w:rPr>
          <w:rFonts w:ascii="Crimson Text Regular" w:hAnsi="Crimson Text Regular"/>
          <w:rtl w:val="0"/>
          <w:lang w:val="en-US"/>
        </w:rPr>
        <w:t>ansformer brain-region encoder with learned fusion, and (3) cross-modal BART decoder end-to-end fine-tuned on EEG</w:t>
      </w:r>
      <w:r>
        <w:rPr>
          <w:rFonts w:ascii="Crimson Text Regular" w:hAnsi="Crimson Text Regular" w:hint="default"/>
          <w:rtl w:val="0"/>
          <w:lang w:val="en-US"/>
        </w:rPr>
        <w:t>–</w:t>
      </w:r>
      <w:r>
        <w:rPr>
          <w:rFonts w:ascii="Crimson Text Regular" w:hAnsi="Crimson Text Regular"/>
          <w:rtl w:val="0"/>
          <w:lang w:val="en-US"/>
        </w:rPr>
        <w:t>text pairs.</w:t>
      </w:r>
      <w:r>
        <w:rPr>
          <w:rFonts w:ascii="Crimson Text Regular" w:hAnsi="Crimson Text Regular"/>
          <w:rtl w:val="0"/>
          <w:lang w:val="it-IT"/>
        </w:rPr>
        <w:t xml:space="preserve"> </w:t>
      </w:r>
      <w:r>
        <w:rPr>
          <w:rFonts w:ascii="Crimson Text Regular" w:hAnsi="Crimson Text Regular"/>
          <w:i w:val="1"/>
          <w:iCs w:val="1"/>
          <w:rtl w:val="0"/>
          <w:lang w:val="en-US"/>
        </w:rPr>
        <w:t>Results:</w:t>
      </w:r>
      <w:r>
        <w:rPr>
          <w:rFonts w:ascii="Crimson Text Regular" w:hAnsi="Crimson Text Regular"/>
          <w:rtl w:val="0"/>
          <w:lang w:val="it-IT"/>
        </w:rPr>
        <w:t xml:space="preserve"> </w:t>
      </w:r>
      <w:r>
        <w:rPr>
          <w:rFonts w:ascii="Crimson Text Regular" w:hAnsi="Crimson Text Regular"/>
          <w:i w:val="1"/>
          <w:iCs w:val="1"/>
          <w:rtl w:val="0"/>
          <w:lang w:val="en-US"/>
        </w:rPr>
        <w:t xml:space="preserve">Decoding: </w:t>
      </w:r>
      <w:r>
        <w:rPr>
          <w:rFonts w:ascii="Crimson Text Regular" w:hAnsi="Crimson Text Regular"/>
          <w:rtl w:val="0"/>
          <w:lang w:val="en-US"/>
        </w:rPr>
        <w:t>Achieved 49.6% BLEU-1, 14.3% BLEU-4, and 36.7% ROUGE-</w:t>
      </w:r>
      <w:r>
        <w:rPr>
          <w:rFonts w:ascii="Crimson Text Regular" w:hAnsi="Crimson Text Regular"/>
          <w:rtl w:val="0"/>
          <w:lang w:val="it-IT"/>
        </w:rPr>
        <w:t>L</w:t>
      </w:r>
      <w:r>
        <w:rPr>
          <w:rFonts w:ascii="Crimson Text Regular" w:hAnsi="Crimson Text Regular"/>
          <w:rtl w:val="0"/>
          <w:lang w:val="en-US"/>
        </w:rPr>
        <w:t xml:space="preserve"> F1</w:t>
      </w:r>
      <w:r>
        <w:rPr>
          <w:rFonts w:ascii="Crimson Text Regular" w:hAnsi="Crimson Text Regular" w:hint="default"/>
          <w:rtl w:val="0"/>
          <w:lang w:val="en-US"/>
        </w:rPr>
        <w:t>—</w:t>
      </w:r>
      <w:r>
        <w:rPr>
          <w:rFonts w:ascii="Crimson Text Regular" w:hAnsi="Crimson Text Regular"/>
          <w:rtl w:val="0"/>
          <w:lang w:val="en-US"/>
        </w:rPr>
        <w:t>outperforming closed-vocabulary baselines and comparable to spoken-speech EEG benchmarks.</w:t>
      </w:r>
      <w:r>
        <w:rPr>
          <w:rFonts w:ascii="Crimson Text Regular" w:hAnsi="Crimson Text Regular"/>
          <w:rtl w:val="0"/>
          <w:lang w:val="it-IT"/>
        </w:rPr>
        <w:t xml:space="preserve"> </w:t>
      </w:r>
      <w:r>
        <w:rPr>
          <w:rFonts w:ascii="Crimson Text Regular" w:hAnsi="Crimson Text Regular"/>
          <w:i w:val="1"/>
          <w:iCs w:val="1"/>
          <w:rtl w:val="0"/>
          <w:lang w:val="en-US"/>
        </w:rPr>
        <w:t xml:space="preserve">Hardware: </w:t>
      </w:r>
      <w:r>
        <w:rPr>
          <w:rFonts w:ascii="Crimson Text Regular" w:hAnsi="Crimson Text Regular"/>
          <w:rtl w:val="0"/>
          <w:lang w:val="en-US"/>
        </w:rPr>
        <w:t xml:space="preserve">Demonstrated viable micro-needle fabrication and PCB </w:t>
      </w:r>
      <w:r>
        <w:rPr>
          <w:rFonts w:ascii="Crimson Text Regular" w:hAnsi="Crimson Text Regular"/>
          <w:rtl w:val="0"/>
          <w:lang w:val="it-IT"/>
        </w:rPr>
        <w:t xml:space="preserve">(printed circuit board) </w:t>
      </w:r>
      <w:r>
        <w:rPr>
          <w:rFonts w:ascii="Crimson Text Regular" w:hAnsi="Crimson Text Regular"/>
          <w:rtl w:val="0"/>
          <w:lang w:val="en-US"/>
        </w:rPr>
        <w:t>integration, with &lt;</w:t>
      </w:r>
      <w:r>
        <w:rPr>
          <w:rFonts w:ascii="Crimson Text Regular" w:hAnsi="Crimson Text Regular"/>
          <w:rtl w:val="0"/>
          <w:lang w:val="it-IT"/>
        </w:rPr>
        <w:t>5</w:t>
      </w:r>
      <w:r>
        <w:rPr>
          <w:rFonts w:ascii="Crimson Text Regular" w:hAnsi="Crimson Text Regular"/>
          <w:rtl w:val="0"/>
          <w:lang w:val="en-US"/>
        </w:rPr>
        <w:t xml:space="preserve"> </w:t>
      </w:r>
      <w:r>
        <w:rPr>
          <w:rFonts w:ascii="Crimson Text Regular" w:hAnsi="Crimson Text Regular"/>
          <w:rtl w:val="0"/>
          <w:lang w:val="it-IT"/>
        </w:rPr>
        <w:t>k</w:t>
      </w:r>
      <w:r>
        <w:rPr>
          <w:rFonts w:ascii="Arial Unicode MS" w:cs="Arial Unicode MS" w:hAnsi="Arial Unicode MS" w:eastAsia="Arial Unicode MS" w:hint="default"/>
          <w:b w:val="0"/>
          <w:bCs w:val="0"/>
          <w:i w:val="0"/>
          <w:iCs w:val="0"/>
          <w:rtl w:val="0"/>
          <w:lang w:val="en-US"/>
        </w:rPr>
        <w:t>Ω</w:t>
      </w:r>
      <w:r>
        <w:rPr>
          <w:rFonts w:ascii="Crimson Text Regular" w:hAnsi="Crimson Text Regular"/>
          <w:rtl w:val="0"/>
          <w:lang w:val="en-US"/>
        </w:rPr>
        <w:t xml:space="preserve"> </w:t>
      </w:r>
      <w:r>
        <w:rPr>
          <w:rFonts w:ascii="Crimson Text Regular" w:hAnsi="Crimson Text Regular"/>
          <w:rtl w:val="0"/>
          <w:lang w:val="en-US"/>
        </w:rPr>
        <w:t>per-channel impedance and seamless compatibility with ADS1299 ADC and STM32H743 MCU</w:t>
      </w:r>
      <w:r>
        <w:rPr>
          <w:rFonts w:ascii="Crimson Text Regular" w:hAnsi="Crimson Text Regular"/>
          <w:rtl w:val="0"/>
          <w:lang w:val="it-IT"/>
        </w:rPr>
        <w:t xml:space="preserve"> (</w:t>
      </w:r>
      <w:r>
        <w:rPr>
          <w:rFonts w:ascii="Crimson Text Regular" w:hAnsi="Crimson Text Regular"/>
          <w:rtl w:val="0"/>
          <w:lang w:val="en-US"/>
        </w:rPr>
        <w:t>microcontroller</w:t>
      </w:r>
      <w:r>
        <w:rPr>
          <w:rFonts w:ascii="Crimson Text Regular" w:hAnsi="Crimson Text Regular"/>
          <w:rtl w:val="0"/>
          <w:lang w:val="it-IT"/>
        </w:rPr>
        <w:t xml:space="preserve"> unit)</w:t>
      </w:r>
      <w:r>
        <w:rPr>
          <w:rFonts w:ascii="Crimson Text Regular" w:hAnsi="Crimson Text Regular"/>
          <w:rtl w:val="0"/>
          <w:lang w:val="en-US"/>
        </w:rPr>
        <w:t>.</w:t>
      </w:r>
      <w:r>
        <w:rPr>
          <w:rFonts w:ascii="Crimson Text Regular" w:hAnsi="Crimson Text Regular"/>
          <w:rtl w:val="0"/>
          <w:lang w:val="it-IT"/>
        </w:rPr>
        <w:t xml:space="preserve"> </w:t>
      </w:r>
      <w:r>
        <w:rPr>
          <w:rFonts w:ascii="Crimson Text Regular" w:hAnsi="Crimson Text Regular"/>
          <w:i w:val="1"/>
          <w:iCs w:val="1"/>
          <w:rtl w:val="0"/>
          <w:lang w:val="en-US"/>
        </w:rPr>
        <w:t>Conclusions:</w:t>
      </w:r>
      <w:ins w:id="0" w:date="2025-08-07T11:08:16Z" w:author="Alex Steiner">
        <w:r>
          <w:rPr>
            <w:rFonts w:ascii="Crimson Text Regular" w:hAnsi="Crimson Text Regular"/>
            <w:i w:val="1"/>
            <w:iCs w:val="1"/>
            <w:rtl w:val="0"/>
            <w:lang w:val="it-IT"/>
          </w:rPr>
          <w:t xml:space="preserve"> </w:t>
        </w:r>
      </w:ins>
      <w:ins w:id="1" w:date="2025-08-07T11:08:16Z" w:author="Alex Steiner">
        <w:r>
          <w:rPr>
            <w:rFonts w:ascii="Crimson Text Regular" w:hAnsi="Crimson Text Regular"/>
            <w:rtl w:val="0"/>
            <w:lang w:val="en-US"/>
          </w:rPr>
          <w:t xml:space="preserve">This is the first non-invasive imagined-speech EEG-to-text system </w:t>
        </w:r>
      </w:ins>
      <w:ins w:id="2" w:date="2025-08-07T11:08:16Z" w:author="Alex Steiner">
        <w:r>
          <w:rPr>
            <w:rFonts w:ascii="Crimson Text Regular" w:hAnsi="Crimson Text Regular"/>
            <w:rtl w:val="0"/>
            <w:lang w:val="it-IT"/>
          </w:rPr>
          <w:t>that</w:t>
        </w:r>
      </w:ins>
      <w:ins w:id="3" w:date="2025-08-07T11:08:16Z" w:author="Alex Steiner">
        <w:r>
          <w:rPr>
            <w:rFonts w:ascii="Crimson Text Regular" w:hAnsi="Crimson Text Regular"/>
            <w:rtl w:val="0"/>
            <w:lang w:val="en-US"/>
          </w:rPr>
          <w:t xml:space="preserve"> combines high-density micro-needle hardware and a </w:t>
        </w:r>
      </w:ins>
      <w:ins w:id="4" w:date="2025-08-07T11:08:16Z" w:author="Alex Steiner">
        <w:r>
          <w:rPr>
            <w:rFonts w:ascii="Crimson Text Regular" w:hAnsi="Crimson Text Regular"/>
            <w:rtl w:val="0"/>
            <w:lang w:val="it-IT"/>
          </w:rPr>
          <w:t>deep learning model achieving high benchmarks</w:t>
        </w:r>
      </w:ins>
      <w:r>
        <w:rPr>
          <w:rFonts w:ascii="Crimson Text Regular" w:hAnsi="Crimson Text Regular"/>
          <w:rtl w:val="0"/>
          <w:lang w:val="en-US"/>
        </w:rPr>
        <w:t xml:space="preserve">. </w:t>
      </w:r>
      <w:r>
        <w:rPr>
          <w:rFonts w:ascii="Crimson Text Regular" w:hAnsi="Crimson Text Regular"/>
          <w:rtl w:val="0"/>
          <w:lang w:val="it-IT"/>
        </w:rPr>
        <w:t>A</w:t>
      </w:r>
      <w:r>
        <w:rPr>
          <w:rFonts w:ascii="Crimson Text Regular" w:hAnsi="Crimson Text Regular"/>
          <w:rtl w:val="0"/>
          <w:lang w:val="en-US"/>
        </w:rPr>
        <w:t xml:space="preserve"> crucial step toward practical BCI communication for</w:t>
      </w:r>
      <w:r>
        <w:rPr>
          <w:rFonts w:ascii="Crimson Text Regular" w:hAnsi="Crimson Text Regular"/>
          <w:rtl w:val="0"/>
          <w:lang w:val="it-IT"/>
        </w:rPr>
        <w:t>3</w:t>
      </w:r>
      <w:r>
        <w:rPr>
          <w:rFonts w:ascii="Crimson Text Regular" w:hAnsi="Crimson Text Regular"/>
          <w:rtl w:val="0"/>
          <w:lang w:val="en-US"/>
        </w:rPr>
        <w:t xml:space="preserve"> ALS, facilitating </w:t>
      </w:r>
      <w:r>
        <w:rPr>
          <w:rFonts w:ascii="Crimson Text Regular" w:hAnsi="Crimson Text Regular"/>
          <w:rtl w:val="0"/>
          <w:lang w:val="it-IT"/>
        </w:rPr>
        <w:t>personal usage</w:t>
      </w:r>
      <w:r>
        <w:rPr>
          <w:rFonts w:ascii="Crimson Text Regular" w:hAnsi="Crimson Text Regular"/>
          <w:rtl w:val="0"/>
          <w:lang w:val="en-US"/>
        </w:rPr>
        <w:t xml:space="preserve">, real-world deployment, and </w:t>
      </w:r>
      <w:r>
        <w:rPr>
          <w:rFonts w:ascii="Crimson Text Regular" w:hAnsi="Crimson Text Regular"/>
          <w:rtl w:val="0"/>
          <w:lang w:val="it-IT"/>
        </w:rPr>
        <w:t>giving speech back ones more to who lost it</w:t>
      </w:r>
      <w:r>
        <w:rPr>
          <w:rFonts w:ascii="Crimson Text Regular" w:hAnsi="Crimson Text Regular"/>
          <w:rtl w:val="0"/>
          <w:lang w:val="en-US"/>
        </w:rPr>
        <w:t>.</w:t>
      </w:r>
    </w:p>
    <w:p>
      <w:pPr>
        <w:pStyle w:val="keywords"/>
        <w:ind w:left="0" w:right="0" w:firstLine="0"/>
        <w:rPr>
          <w:rFonts w:ascii="Crimson Text Regular" w:cs="Crimson Text Regular" w:hAnsi="Crimson Text Regular" w:eastAsia="Crimson Text Regular"/>
        </w:rPr>
      </w:pPr>
      <w:r>
        <w:rPr>
          <w:rFonts w:ascii="Crimson Text Bold" w:hAnsi="Crimson Text Bold"/>
          <w:rtl w:val="0"/>
          <w:lang w:val="en-US"/>
        </w:rPr>
        <w:t>Keywords:</w:t>
      </w:r>
      <w:r>
        <w:rPr>
          <w:rFonts w:ascii="Crimson Text Regular" w:hAnsi="Crimson Text Regular"/>
          <w:rtl w:val="0"/>
          <w:lang w:val="en-US"/>
        </w:rPr>
        <w:t xml:space="preserve"> Imagined </w:t>
      </w:r>
      <w:r>
        <w:rPr>
          <w:rFonts w:ascii="Crimson Text Regular" w:hAnsi="Crimson Text Regular"/>
          <w:rtl w:val="0"/>
          <w:lang w:val="it-IT"/>
        </w:rPr>
        <w:t>S</w:t>
      </w:r>
      <w:r>
        <w:rPr>
          <w:rFonts w:ascii="Crimson Text Regular" w:hAnsi="Crimson Text Regular"/>
          <w:rtl w:val="0"/>
          <w:lang w:val="en-US"/>
        </w:rPr>
        <w:t>peech</w:t>
      </w:r>
      <w:r>
        <w:rPr>
          <w:rFonts w:ascii="Crimson Text Regular" w:hAnsi="Crimson Text Regular"/>
          <w:rtl w:val="0"/>
          <w:lang w:val="it-IT"/>
        </w:rPr>
        <w:t xml:space="preserve"> Translation</w:t>
      </w:r>
      <w:r>
        <w:rPr>
          <w:rFonts w:ascii="Crimson Text Regular" w:hAnsi="Crimson Text Regular"/>
          <w:rtl w:val="0"/>
          <w:lang w:val="en-US"/>
        </w:rPr>
        <w:t>,</w:t>
      </w:r>
      <w:r>
        <w:rPr>
          <w:rFonts w:ascii="Crimson Text Regular" w:hAnsi="Crimson Text Regular"/>
          <w:rtl w:val="0"/>
          <w:lang w:val="it-IT"/>
        </w:rPr>
        <w:t xml:space="preserve"> ALS,</w:t>
      </w:r>
      <w:r>
        <w:rPr>
          <w:rFonts w:ascii="Crimson Text Regular" w:hAnsi="Crimson Text Regular"/>
          <w:rtl w:val="0"/>
          <w:lang w:val="en-US"/>
        </w:rPr>
        <w:t xml:space="preserve"> </w:t>
      </w:r>
      <w:r>
        <w:rPr>
          <w:rFonts w:ascii="Crimson Text Regular" w:hAnsi="Crimson Text Regular"/>
          <w:rtl w:val="0"/>
          <w:lang w:val="it-IT"/>
        </w:rPr>
        <w:t>Machine Learning, Non-invasive BCI</w:t>
      </w:r>
      <w:r>
        <w:rPr>
          <w:rFonts w:ascii="Crimson Text Regular" w:hAnsi="Crimson Text Regular"/>
          <w:rtl w:val="0"/>
          <w:lang w:val="it-IT"/>
        </w:rPr>
        <w:t>, Microneedle Array</w:t>
      </w:r>
    </w:p>
    <w:p>
      <w:pPr>
        <w:pStyle w:val="heading1"/>
        <w:numPr>
          <w:ilvl w:val="0"/>
          <w:numId w:val="2"/>
        </w:numPr>
        <w:bidi w:val="0"/>
        <w:ind w:right="0"/>
        <w:jc w:val="left"/>
        <w:rPr>
          <w:rFonts w:ascii="Crimson Text Bold" w:hAnsi="Crimson Text Bold"/>
          <w:b w:val="0"/>
          <w:bCs w:val="0"/>
          <w:rtl w:val="0"/>
          <w:lang w:val="it-IT"/>
        </w:rPr>
      </w:pPr>
      <w:r>
        <w:rPr>
          <w:rFonts w:ascii="Crimson Text Bold" w:hAnsi="Crimson Text Bold"/>
          <w:b w:val="0"/>
          <w:bCs w:val="0"/>
          <w:rtl w:val="0"/>
          <w:lang w:val="it-IT"/>
        </w:rPr>
        <w:t>Introduction</w:t>
      </w:r>
    </w:p>
    <w:p>
      <w:pPr>
        <w:pStyle w:val="heading2"/>
        <w:numPr>
          <w:ilvl w:val="1"/>
          <w:numId w:val="2"/>
        </w:numPr>
        <w:bidi w:val="0"/>
        <w:spacing w:before="0"/>
        <w:ind w:right="0"/>
        <w:jc w:val="left"/>
        <w:rPr>
          <w:rFonts w:ascii="Crimson Text Bold" w:hAnsi="Crimson Text Bold"/>
          <w:b w:val="0"/>
          <w:bCs w:val="0"/>
          <w:rtl w:val="0"/>
          <w:lang w:val="it-IT"/>
        </w:rPr>
      </w:pPr>
      <w:r>
        <w:rPr>
          <w:rFonts w:ascii="Crimson Text Bold" w:hAnsi="Crimson Text Bold"/>
          <w:b w:val="0"/>
          <w:bCs w:val="0"/>
          <w:rtl w:val="0"/>
          <w:lang w:val="it-IT"/>
        </w:rPr>
        <w:t xml:space="preserve">Background And Motivation </w:t>
      </w:r>
    </w:p>
    <w:p>
      <w:pPr>
        <w:pStyle w:val="Body A"/>
      </w:pPr>
      <w:r>
        <w:rPr>
          <w:rtl w:val="0"/>
          <w:lang w:val="it-IT"/>
        </w:rPr>
        <w:t xml:space="preserve">Throughout the last centuries, each advancement came together with a development in communication, at first in </w:t>
      </w:r>
      <w:r>
        <w:rPr>
          <w:rtl w:val="0"/>
          <w:lang w:val="it-IT"/>
        </w:rPr>
        <w:t>…</w:t>
      </w:r>
      <w:r>
        <w:rPr>
          <w:rtl w:val="0"/>
          <w:lang w:val="it-IT"/>
        </w:rPr>
        <w:t>, however since the invention of the phone and SMS, recently in i</w:t>
      </w:r>
    </w:p>
    <w:p>
      <w:pPr>
        <w:pStyle w:val="Body A"/>
      </w:pPr>
    </w:p>
    <w:p>
      <w:pPr>
        <w:pStyle w:val="Body A"/>
      </w:pPr>
      <w:r>
        <w:rPr>
          <w:rtl w:val="0"/>
          <w:lang w:val="en-US"/>
        </w:rPr>
        <w:t>One of the most promising frontiers of human</w:t>
      </w:r>
      <w:r>
        <w:rPr>
          <w:rtl w:val="0"/>
        </w:rPr>
        <w:t>–</w:t>
      </w:r>
      <w:r>
        <w:rPr>
          <w:rtl w:val="0"/>
          <w:lang w:val="en-US"/>
        </w:rPr>
        <w:t xml:space="preserve">computer interaction is the seamless integration of </w:t>
      </w:r>
      <w:r>
        <w:rPr>
          <w:rtl w:val="0"/>
          <w:lang w:val="it-IT"/>
        </w:rPr>
        <w:t>the</w:t>
      </w:r>
      <w:r>
        <w:rPr>
          <w:rtl w:val="0"/>
          <w:lang w:val="en-US"/>
        </w:rPr>
        <w:t xml:space="preserve"> physical world and digital interfaces. Advances in the field have yielded increasingly natural, context-aware systems. For example, dialogue agents </w:t>
      </w:r>
      <w:r>
        <w:rPr>
          <w:rtl w:val="0"/>
          <w:lang w:val="it-IT"/>
        </w:rPr>
        <w:t>such as</w:t>
      </w:r>
      <w:r>
        <w:rPr>
          <w:rtl w:val="0"/>
          <w:lang w:val="en-US"/>
        </w:rPr>
        <w:t xml:space="preserve"> ChatGPT and DeepSeek can now conduct human-like conversations, and voice-based assistants </w:t>
      </w:r>
      <w:r>
        <w:rPr>
          <w:rtl w:val="0"/>
          <w:lang w:val="it-IT"/>
        </w:rPr>
        <w:t>as</w:t>
      </w:r>
      <w:r>
        <w:rPr>
          <w:rtl w:val="0"/>
          <w:lang w:val="en-US"/>
        </w:rPr>
        <w:t xml:space="preserve"> Siri and </w:t>
      </w:r>
      <w:r>
        <w:rPr>
          <w:rtl w:val="0"/>
          <w:lang w:val="it-IT"/>
        </w:rPr>
        <w:t>Gemini</w:t>
      </w:r>
      <w:r>
        <w:rPr>
          <w:rtl w:val="0"/>
          <w:lang w:val="en-US"/>
        </w:rPr>
        <w:t xml:space="preserve"> are integral part</w:t>
      </w:r>
      <w:r>
        <w:rPr>
          <w:rtl w:val="0"/>
          <w:lang w:val="it-IT"/>
        </w:rPr>
        <w:t>s</w:t>
      </w:r>
      <w:r>
        <w:rPr>
          <w:rtl w:val="0"/>
          <w:lang w:val="en-US"/>
        </w:rPr>
        <w:t xml:space="preserve"> of our daily lives,</w:t>
      </w:r>
      <w:r>
        <w:rPr>
          <w:rtl w:val="0"/>
          <w:lang w:val="it-IT"/>
        </w:rPr>
        <w:t xml:space="preserve"> r</w:t>
      </w:r>
      <w:r>
        <w:rPr>
          <w:rtl w:val="0"/>
          <w:lang w:val="en-US"/>
        </w:rPr>
        <w:t>el</w:t>
      </w:r>
      <w:r>
        <w:rPr>
          <w:rtl w:val="0"/>
          <w:lang w:val="it-IT"/>
        </w:rPr>
        <w:t>ying</w:t>
      </w:r>
      <w:r>
        <w:rPr>
          <w:rtl w:val="0"/>
          <w:lang w:val="en-US"/>
        </w:rPr>
        <w:t xml:space="preserve"> on sophisticated speech-recognition </w:t>
      </w:r>
      <w:r>
        <w:rPr>
          <w:rtl w:val="0"/>
          <w:lang w:val="it-IT"/>
        </w:rPr>
        <w:t>deep learning models</w:t>
      </w:r>
      <w:r>
        <w:rPr>
          <w:rtl w:val="0"/>
          <w:lang w:val="en-US"/>
        </w:rPr>
        <w:t xml:space="preserve"> that accurately translate spoken words into text, enabling devices to understand and reply to </w:t>
      </w:r>
      <w:r>
        <w:rPr>
          <w:rtl w:val="0"/>
          <w:lang w:val="it-IT"/>
        </w:rPr>
        <w:t>queries</w:t>
      </w:r>
      <w:r>
        <w:rPr>
          <w:rtl w:val="0"/>
          <w:lang w:val="en-US"/>
        </w:rPr>
        <w:t xml:space="preserve"> more humanely</w:t>
      </w:r>
      <w:r>
        <w:rPr>
          <w:rtl w:val="0"/>
          <w:lang w:val="it-IT"/>
        </w:rPr>
        <w:t xml:space="preserve"> </w:t>
      </w:r>
      <w:r>
        <w:rPr>
          <w:rtl w:val="0"/>
          <w:lang w:val="en-US"/>
        </w:rPr>
        <w:t>than ever.</w:t>
      </w:r>
    </w:p>
    <w:p>
      <w:pPr>
        <w:pStyle w:val="Body A"/>
      </w:pPr>
    </w:p>
    <w:p>
      <w:pPr>
        <w:pStyle w:val="Body A"/>
      </w:pPr>
      <w:r>
        <w:rPr>
          <w:rtl w:val="0"/>
          <w:lang w:val="en-US"/>
        </w:rPr>
        <w:t>Although significant recent advances have been made</w:t>
      </w:r>
      <w:r>
        <w:rPr>
          <w:rtl w:val="0"/>
          <w:lang w:val="it-IT"/>
        </w:rPr>
        <w:t xml:space="preserve"> in the field of assistive technology</w:t>
      </w:r>
      <w:r>
        <w:rPr>
          <w:rtl w:val="0"/>
          <w:lang w:val="en-US"/>
        </w:rPr>
        <w:t>,</w:t>
      </w:r>
      <w:r>
        <w:rPr>
          <w:rtl w:val="0"/>
          <w:lang w:val="it-IT"/>
        </w:rPr>
        <w:t xml:space="preserve"> </w:t>
      </w:r>
      <w:r>
        <w:rPr>
          <w:rtl w:val="0"/>
          <w:lang w:val="en-US"/>
        </w:rPr>
        <w:t xml:space="preserve">all existing methods rely on </w:t>
      </w:r>
      <w:r>
        <w:rPr>
          <w:rtl w:val="0"/>
          <w:lang w:val="it-IT"/>
        </w:rPr>
        <w:t xml:space="preserve">the </w:t>
      </w:r>
      <w:r>
        <w:rPr>
          <w:rtl w:val="0"/>
          <w:lang w:val="en-US"/>
        </w:rPr>
        <w:t>analysis of visible behavioral output and thus require users to produce specific activities or performances</w:t>
      </w:r>
      <w:r>
        <w:rPr>
          <w:rtl w:val="0"/>
          <w:lang w:val="it-IT"/>
        </w:rPr>
        <w:t xml:space="preserve">, whether </w:t>
      </w:r>
      <w:r>
        <w:rPr>
          <w:rtl w:val="0"/>
          <w:lang w:val="en-US"/>
        </w:rPr>
        <w:t>these</w:t>
      </w:r>
      <w:r>
        <w:rPr>
          <w:rtl w:val="0"/>
          <w:lang w:val="it-IT"/>
        </w:rPr>
        <w:t xml:space="preserve"> are spoken or motorial</w:t>
      </w:r>
      <w:r>
        <w:rPr>
          <w:rtl w:val="0"/>
          <w:lang w:val="en-US"/>
        </w:rPr>
        <w:t>. While this is not a limitation for the majority of individuals, it is impossible when</w:t>
      </w:r>
      <w:r>
        <w:rPr>
          <w:rtl w:val="0"/>
          <w:lang w:val="it-IT"/>
        </w:rPr>
        <w:t xml:space="preserve"> the control over certain muscles of the body is lost</w:t>
      </w:r>
      <w:r>
        <w:rPr>
          <w:rtl w:val="0"/>
          <w:lang w:val="en-US"/>
        </w:rPr>
        <w:t xml:space="preserve">, </w:t>
      </w:r>
      <w:r>
        <w:rPr>
          <w:rtl w:val="0"/>
          <w:lang w:val="it-IT"/>
        </w:rPr>
        <w:t>such as in</w:t>
      </w:r>
      <w:r>
        <w:rPr>
          <w:rtl w:val="0"/>
          <w:lang w:val="en-US"/>
        </w:rPr>
        <w:t xml:space="preserve"> the case of inelastic motor paralysis caused by injury or neurodegenerative illness.</w:t>
      </w:r>
      <w:r>
        <w:rPr>
          <w:rtl w:val="0"/>
          <w:lang w:val="it-IT"/>
        </w:rPr>
        <w:t xml:space="preserve"> Specifically,</w:t>
      </w:r>
      <w:r>
        <w:rPr>
          <w:rtl w:val="0"/>
          <w:lang w:val="en-US"/>
        </w:rPr>
        <w:t xml:space="preserve"> </w:t>
      </w:r>
      <w:r>
        <w:rPr>
          <w:rtl w:val="0"/>
          <w:lang w:val="it-IT"/>
        </w:rPr>
        <w:t>l</w:t>
      </w:r>
      <w:r>
        <w:rPr>
          <w:rtl w:val="0"/>
          <w:lang w:val="en-US"/>
        </w:rPr>
        <w:t xml:space="preserve">oss of speech can occur due to injury or disease of motor control, speech production, </w:t>
      </w:r>
      <w:r>
        <w:rPr>
          <w:rtl w:val="0"/>
          <w:lang w:val="it-IT"/>
        </w:rPr>
        <w:t>or</w:t>
      </w:r>
      <w:r>
        <w:rPr>
          <w:rtl w:val="0"/>
          <w:lang w:val="en-US"/>
        </w:rPr>
        <w:t xml:space="preserve"> language processing. Stroke, traumatic brain injury, and amyotrophic lateral sclerosis (ALS) are common conditions</w:t>
      </w:r>
      <w:r>
        <w:rPr>
          <w:rtl w:val="0"/>
          <w:lang w:val="it-IT"/>
        </w:rPr>
        <w:t xml:space="preserve"> that </w:t>
      </w:r>
      <w:r>
        <w:rPr>
          <w:rtl w:val="0"/>
          <w:lang w:val="en-US"/>
        </w:rPr>
        <w:t>affect</w:t>
      </w:r>
      <w:r>
        <w:rPr>
          <w:rtl w:val="0"/>
          <w:lang w:val="it-IT"/>
        </w:rPr>
        <w:t xml:space="preserve"> </w:t>
      </w:r>
      <w:r>
        <w:rPr>
          <w:rtl w:val="0"/>
          <w:lang w:val="en-US"/>
        </w:rPr>
        <w:t>patients so severely that they cannot communicate anything at all due to a complete loss of voluntary motor function.</w:t>
      </w:r>
      <w:r>
        <w:rPr>
          <w:rtl w:val="0"/>
          <w:lang w:val="it-IT"/>
        </w:rPr>
        <w:t xml:space="preserve"> As such, </w:t>
      </w:r>
      <w:r>
        <w:rPr>
          <w:rtl w:val="0"/>
          <w:lang w:val="en-US"/>
        </w:rPr>
        <w:t>assistive technology</w:t>
      </w:r>
      <w:r>
        <w:rPr>
          <w:rtl w:val="0"/>
          <w:lang w:val="it-IT"/>
        </w:rPr>
        <w:t xml:space="preserve"> is either not available to them or is limited, even though </w:t>
      </w:r>
      <w:r>
        <w:rPr>
          <w:rtl w:val="0"/>
          <w:lang w:val="en-US"/>
        </w:rPr>
        <w:t>it's</w:t>
      </w:r>
      <w:r>
        <w:rPr>
          <w:rtl w:val="0"/>
          <w:lang w:val="it-IT"/>
        </w:rPr>
        <w:t xml:space="preserve"> such individuals </w:t>
      </w:r>
      <w:r>
        <w:rPr>
          <w:rtl w:val="0"/>
          <w:lang w:val="en-US"/>
        </w:rPr>
        <w:t>who</w:t>
      </w:r>
      <w:r>
        <w:rPr>
          <w:rtl w:val="0"/>
          <w:lang w:val="it-IT"/>
        </w:rPr>
        <w:t xml:space="preserve"> are more in need of the </w:t>
      </w:r>
      <w:r>
        <w:rPr>
          <w:rtl w:val="0"/>
          <w:lang w:val="en-US"/>
        </w:rPr>
        <w:t>technology</w:t>
      </w:r>
      <w:r>
        <w:rPr>
          <w:rtl w:val="0"/>
          <w:lang w:val="it-IT"/>
        </w:rPr>
        <w:t>, and yet cannot take advantage of it.</w:t>
      </w:r>
    </w:p>
    <w:p>
      <w:pPr>
        <w:pStyle w:val="Body A"/>
      </w:pPr>
    </w:p>
    <w:p>
      <w:pPr>
        <w:pStyle w:val="Body A"/>
      </w:pPr>
      <w:r>
        <w:rPr>
          <w:rtl w:val="0"/>
          <w:lang w:val="en-US"/>
        </w:rPr>
        <w:t xml:space="preserve">To address these issues, </w:t>
      </w:r>
      <w:r>
        <w:rPr>
          <w:rtl w:val="0"/>
          <w:lang w:val="it-IT"/>
        </w:rPr>
        <w:t>through</w:t>
      </w:r>
      <w:r>
        <w:rPr>
          <w:rtl w:val="0"/>
          <w:lang w:val="en-US"/>
        </w:rPr>
        <w:t xml:space="preserve"> Brain Computer Interfaces (BCIs), new channels of direct communication between the brain and a given technological tool</w:t>
      </w:r>
      <w:r>
        <w:rPr>
          <w:rtl w:val="0"/>
          <w:lang w:val="it-IT"/>
        </w:rPr>
        <w:t xml:space="preserve"> are been developed</w:t>
      </w:r>
      <w:r>
        <w:rPr>
          <w:rtl w:val="0"/>
          <w:lang w:val="en-US"/>
        </w:rPr>
        <w:t xml:space="preserve">. </w:t>
      </w:r>
      <w:r>
        <w:rPr>
          <w:rtl w:val="0"/>
          <w:lang w:val="it-IT"/>
        </w:rPr>
        <w:t>As t</w:t>
      </w:r>
      <w:r>
        <w:rPr>
          <w:rtl w:val="0"/>
          <w:lang w:val="it-IT"/>
        </w:rPr>
        <w:t>hese</w:t>
      </w:r>
      <w:r>
        <w:rPr>
          <w:rtl w:val="0"/>
          <w:lang w:val="en-US"/>
        </w:rPr>
        <w:t xml:space="preserve"> proposals are not based on or require analysis of a given behavioral output; </w:t>
      </w:r>
      <w:r>
        <w:rPr>
          <w:rtl w:val="0"/>
          <w:lang w:val="it-IT"/>
        </w:rPr>
        <w:t>rather they</w:t>
      </w:r>
      <w:r>
        <w:rPr>
          <w:rtl w:val="0"/>
          <w:lang w:val="en-US"/>
        </w:rPr>
        <w:t xml:space="preserve"> create a bi-directional communication interface that reads the signals generated by the human brain and converts them into </w:t>
      </w:r>
      <w:r>
        <w:rPr>
          <w:rtl w:val="0"/>
          <w:lang w:val="it-IT"/>
        </w:rPr>
        <w:t>a</w:t>
      </w:r>
      <w:r>
        <w:rPr>
          <w:rtl w:val="0"/>
          <w:lang w:val="en-US"/>
        </w:rPr>
        <w:t xml:space="preserve"> desired cognitive task,</w:t>
      </w:r>
      <w:r>
        <w:rPr>
          <w:rtl w:val="0"/>
          <w:lang w:val="it-IT"/>
        </w:rPr>
        <w:t xml:space="preserve"> allowing </w:t>
      </w:r>
      <w:r>
        <w:rPr>
          <w:rtl w:val="0"/>
          <w:lang w:val="en-US"/>
        </w:rPr>
        <w:t>seamless</w:t>
      </w:r>
      <w:r>
        <w:rPr>
          <w:rtl w:val="0"/>
          <w:lang w:val="it-IT"/>
        </w:rPr>
        <w:t xml:space="preserve"> interaction with </w:t>
      </w:r>
      <w:r>
        <w:rPr>
          <w:rtl w:val="0"/>
          <w:lang w:val="en-US"/>
        </w:rPr>
        <w:t>assistive</w:t>
      </w:r>
      <w:r>
        <w:rPr>
          <w:rtl w:val="0"/>
          <w:lang w:val="it-IT"/>
        </w:rPr>
        <w:t xml:space="preserve"> technology for </w:t>
      </w:r>
      <w:r>
        <w:rPr>
          <w:rtl w:val="0"/>
          <w:lang w:val="en-US"/>
        </w:rPr>
        <w:t>those affected by motor or speech disabilities</w:t>
      </w:r>
      <w:r>
        <w:rPr>
          <w:rtl w:val="0"/>
          <w:lang w:val="it-IT"/>
        </w:rPr>
        <w:t xml:space="preserve">, ensuring communication </w:t>
      </w:r>
      <w:r>
        <w:rPr>
          <w:rtl w:val="0"/>
          <w:lang w:val="en-US"/>
        </w:rPr>
        <w:t xml:space="preserve">directly with a computer (and thereby other individuals) without the need to move any body parts to type a message or produce speech out loud. The goal of this </w:t>
      </w:r>
      <w:r>
        <w:rPr>
          <w:rtl w:val="0"/>
          <w:lang w:val="it-IT"/>
        </w:rPr>
        <w:t>research</w:t>
      </w:r>
      <w:r>
        <w:rPr>
          <w:rtl w:val="0"/>
          <w:lang w:val="en-US"/>
        </w:rPr>
        <w:t xml:space="preserve"> is to provide a direct communication channel for connecting the human brain with a computer interface without the need for any behavioral output, and </w:t>
      </w:r>
      <w:r>
        <w:rPr>
          <w:rtl w:val="0"/>
          <w:lang w:val="it-IT"/>
        </w:rPr>
        <w:t xml:space="preserve">to </w:t>
      </w:r>
      <w:r>
        <w:rPr>
          <w:rtl w:val="0"/>
          <w:lang w:val="es-ES_tradnl"/>
        </w:rPr>
        <w:t xml:space="preserve">do </w:t>
      </w:r>
      <w:r>
        <w:rPr>
          <w:rtl w:val="0"/>
          <w:lang w:val="it-IT"/>
        </w:rPr>
        <w:t xml:space="preserve">this </w:t>
      </w:r>
      <w:r>
        <w:rPr>
          <w:rtl w:val="0"/>
          <w:lang w:val="en-US"/>
        </w:rPr>
        <w:t xml:space="preserve">without the use of invasive techniques to preserve the usability of </w:t>
      </w:r>
      <w:r>
        <w:rPr>
          <w:rtl w:val="0"/>
          <w:lang w:val="it-IT"/>
        </w:rPr>
        <w:t>the</w:t>
      </w:r>
      <w:r>
        <w:rPr>
          <w:rtl w:val="0"/>
          <w:lang w:val="en-US"/>
        </w:rPr>
        <w:t xml:space="preserve"> device</w:t>
      </w:r>
      <w:r>
        <w:rPr>
          <w:rtl w:val="0"/>
          <w:lang w:val="it-IT"/>
        </w:rPr>
        <w:t xml:space="preserve">. </w:t>
      </w:r>
      <w:r>
        <w:rPr>
          <w:rtl w:val="0"/>
          <w:lang w:val="en-US"/>
        </w:rPr>
        <w:t xml:space="preserve">It is more than significant to </w:t>
      </w:r>
      <w:r>
        <w:rPr>
          <w:rtl w:val="0"/>
          <w:lang w:val="it-IT"/>
        </w:rPr>
        <w:t xml:space="preserve">us </w:t>
      </w:r>
      <w:r>
        <w:rPr>
          <w:rtl w:val="0"/>
          <w:lang w:val="en-US"/>
        </w:rPr>
        <w:t xml:space="preserve">to enhance the quality </w:t>
      </w:r>
      <w:r>
        <w:rPr>
          <w:rtl w:val="0"/>
          <w:lang w:val="it-IT"/>
        </w:rPr>
        <w:t xml:space="preserve">of </w:t>
      </w:r>
      <w:r>
        <w:rPr>
          <w:rtl w:val="0"/>
          <w:lang w:val="en-US"/>
        </w:rPr>
        <w:t>life</w:t>
      </w:r>
      <w:r>
        <w:rPr>
          <w:rtl w:val="0"/>
          <w:lang w:val="it-IT"/>
        </w:rPr>
        <w:t xml:space="preserve"> </w:t>
      </w:r>
      <w:r>
        <w:rPr>
          <w:rtl w:val="0"/>
          <w:lang w:val="en-US"/>
        </w:rPr>
        <w:t>of less fortunate people with injuries or disabilities</w:t>
      </w:r>
      <w:r>
        <w:rPr>
          <w:rtl w:val="0"/>
          <w:lang w:val="it-IT"/>
        </w:rPr>
        <w:t>;</w:t>
      </w:r>
      <w:r>
        <w:rPr>
          <w:rtl w:val="0"/>
        </w:rPr>
        <w:t xml:space="preserve"> </w:t>
      </w:r>
      <w:r>
        <w:rPr>
          <w:rtl w:val="0"/>
          <w:lang w:val="it-IT"/>
        </w:rPr>
        <w:t>thus,</w:t>
      </w:r>
      <w:r>
        <w:rPr>
          <w:rtl w:val="0"/>
          <w:lang w:val="en-US"/>
        </w:rPr>
        <w:t xml:space="preserve"> our mission is to develop a high-performing, adaptive, and non-invasive system able to decode imagined speech to permit those people to talk and express their thoughts</w:t>
      </w:r>
      <w:r>
        <w:rPr>
          <w:rtl w:val="0"/>
          <w:lang w:val="it-IT"/>
        </w:rPr>
        <w:t xml:space="preserve"> once more</w:t>
      </w:r>
      <w:r>
        <w:rPr>
          <w:rtl w:val="0"/>
          <w:lang w:val="en-US"/>
        </w:rPr>
        <w:t>.</w:t>
      </w:r>
    </w:p>
    <w:p>
      <w:pPr>
        <w:pStyle w:val="heading 2"/>
        <w:jc w:val="both"/>
        <w:rPr>
          <w:rFonts w:ascii="Crimson Text Bold" w:cs="Crimson Text Bold" w:hAnsi="Crimson Text Bold" w:eastAsia="Crimson Text Bold"/>
          <w:b w:val="0"/>
          <w:bCs w:val="0"/>
          <w:lang w:val="it-IT"/>
        </w:rPr>
      </w:pPr>
      <w:r>
        <w:rPr>
          <w:rFonts w:ascii="Crimson Text Bold" w:hAnsi="Crimson Text Bold"/>
          <w:b w:val="0"/>
          <w:bCs w:val="0"/>
          <w:rtl w:val="0"/>
          <w:lang w:val="it-IT"/>
        </w:rPr>
        <w:t>1.2.</w:t>
        <w:tab/>
        <w:t>ALS And Communication Loss</w:t>
      </w:r>
    </w:p>
    <w:p>
      <w:pPr>
        <w:pStyle w:val="Body A"/>
      </w:pPr>
      <w:r>
        <w:rPr>
          <w:rtl w:val="0"/>
          <w:lang w:val="en-US"/>
        </w:rPr>
        <w:t>ALS is the most common type of neurodegenerative disease, which affects motor neurons (neurons responsible for voluntary and involuntary muscle activation) both inside the cerebrum and spinal cord. As motor neurons degenerate and die, they stop sending messages to muscles</w:t>
      </w:r>
      <w:r>
        <w:rPr>
          <w:rtl w:val="0"/>
          <w:lang w:val="it-IT"/>
        </w:rPr>
        <w:t xml:space="preserve">, causing </w:t>
      </w:r>
      <w:r>
        <w:rPr>
          <w:rtl w:val="0"/>
          <w:lang w:val="en-US"/>
        </w:rPr>
        <w:t>the muscles to weaken, start twitching,</w:t>
      </w:r>
      <w:r>
        <w:rPr>
          <w:rtl w:val="0"/>
          <w:lang w:val="it-IT"/>
        </w:rPr>
        <w:t xml:space="preserve"> and</w:t>
      </w:r>
      <w:r>
        <w:rPr>
          <w:rtl w:val="0"/>
          <w:lang w:val="en-US"/>
        </w:rPr>
        <w:t xml:space="preserve"> atrophy (lose mass). In more advanced phases</w:t>
      </w:r>
      <w:r>
        <w:rPr>
          <w:rtl w:val="0"/>
          <w:lang w:val="it-IT"/>
        </w:rPr>
        <w:t>,</w:t>
      </w:r>
      <w:r>
        <w:rPr>
          <w:rtl w:val="0"/>
        </w:rPr>
        <w:t xml:space="preserve"> </w:t>
      </w:r>
      <w:r>
        <w:rPr>
          <w:rtl w:val="0"/>
          <w:lang w:val="it-IT"/>
        </w:rPr>
        <w:t xml:space="preserve">ALS </w:t>
      </w:r>
      <w:r>
        <w:rPr>
          <w:rtl w:val="0"/>
          <w:lang w:val="en-US"/>
        </w:rPr>
        <w:t>impairs</w:t>
      </w:r>
      <w:r>
        <w:rPr>
          <w:rtl w:val="0"/>
          <w:lang w:val="it-IT"/>
        </w:rPr>
        <w:t xml:space="preserve"> </w:t>
      </w:r>
      <w:r>
        <w:rPr>
          <w:rtl w:val="0"/>
          <w:lang w:val="en-US"/>
        </w:rPr>
        <w:t>voluntary movements</w:t>
      </w:r>
      <w:r>
        <w:rPr>
          <w:rtl w:val="0"/>
          <w:lang w:val="it-IT"/>
        </w:rPr>
        <w:t>,</w:t>
      </w:r>
      <w:r>
        <w:rPr>
          <w:rtl w:val="0"/>
          <w:lang w:val="en-US"/>
        </w:rPr>
        <w:t xml:space="preserve"> such as walking, talking, chewing, and other</w:t>
      </w:r>
      <w:r>
        <w:rPr>
          <w:rtl w:val="0"/>
          <w:lang w:val="it-IT"/>
        </w:rPr>
        <w:t xml:space="preserve"> motor</w:t>
      </w:r>
      <w:r>
        <w:rPr>
          <w:rtl w:val="0"/>
          <w:lang w:val="en-US"/>
        </w:rPr>
        <w:t xml:space="preserve"> functions, as well as breathing. </w:t>
      </w:r>
      <w:r>
        <w:rPr>
          <w:rtl w:val="0"/>
          <w:lang w:val="it-IT"/>
        </w:rPr>
        <w:t xml:space="preserve">The </w:t>
      </w:r>
      <w:r>
        <w:rPr>
          <w:rtl w:val="0"/>
          <w:lang w:val="it-IT"/>
        </w:rPr>
        <w:t>w</w:t>
      </w:r>
      <w:r>
        <w:rPr>
          <w:rtl w:val="0"/>
          <w:lang w:val="en-US"/>
        </w:rPr>
        <w:t xml:space="preserve">eakness most commonly starts in the limb muscles, more often in </w:t>
      </w:r>
      <w:r>
        <w:rPr>
          <w:rtl w:val="0"/>
          <w:lang w:val="it-IT"/>
        </w:rPr>
        <w:t xml:space="preserve">the </w:t>
      </w:r>
      <w:r>
        <w:rPr>
          <w:rtl w:val="0"/>
          <w:lang w:val="en-US"/>
        </w:rPr>
        <w:t xml:space="preserve">distal muscles than in the proximal muscles. </w:t>
      </w:r>
      <w:r>
        <w:rPr>
          <w:rtl w:val="0"/>
          <w:lang w:val="it-IT"/>
        </w:rPr>
        <w:t xml:space="preserve">In </w:t>
      </w:r>
      <w:r>
        <w:rPr>
          <w:rtl w:val="0"/>
        </w:rPr>
        <w:t>25</w:t>
      </w:r>
      <w:r>
        <w:rPr>
          <w:rtl w:val="0"/>
          <w:lang w:val="it-IT"/>
        </w:rPr>
        <w:t>-30</w:t>
      </w:r>
      <w:r>
        <w:rPr>
          <w:rtl w:val="0"/>
        </w:rPr>
        <w:t xml:space="preserve">% </w:t>
      </w:r>
      <w:r>
        <w:rPr>
          <w:rtl w:val="0"/>
          <w:lang w:val="it-IT"/>
        </w:rPr>
        <w:t xml:space="preserve">of </w:t>
      </w:r>
      <w:r>
        <w:rPr>
          <w:rtl w:val="0"/>
          <w:lang w:val="en-US"/>
        </w:rPr>
        <w:t>cases</w:t>
      </w:r>
      <w:r>
        <w:rPr>
          <w:rtl w:val="0"/>
          <w:lang w:val="it-IT"/>
        </w:rPr>
        <w:t xml:space="preserve">, ALS </w:t>
      </w:r>
      <w:r>
        <w:rPr>
          <w:rtl w:val="0"/>
          <w:lang w:val="en-US"/>
        </w:rPr>
        <w:t xml:space="preserve">presents </w:t>
      </w:r>
      <w:r>
        <w:rPr>
          <w:rtl w:val="0"/>
          <w:lang w:val="it-IT"/>
        </w:rPr>
        <w:t xml:space="preserve">with </w:t>
      </w:r>
      <w:r>
        <w:rPr>
          <w:rtl w:val="0"/>
          <w:lang w:val="en-US"/>
        </w:rPr>
        <w:t>bulbar onset characterized</w:t>
      </w:r>
      <w:r>
        <w:rPr>
          <w:rtl w:val="0"/>
          <w:lang w:val="it-IT"/>
        </w:rPr>
        <w:t xml:space="preserve"> </w:t>
      </w:r>
      <w:r>
        <w:rPr>
          <w:rtl w:val="0"/>
          <w:lang w:val="en-US"/>
        </w:rPr>
        <w:t>by dysarthria, dysphagia, dysphonia, or, more rarely, masseter weakness</w:t>
      </w:r>
      <w:r>
        <w:rPr>
          <w:rtl w:val="0"/>
          <w:lang w:val="it-IT"/>
        </w:rPr>
        <w:t xml:space="preserve"> [1]</w:t>
      </w:r>
      <w:r>
        <w:rPr>
          <w:rtl w:val="0"/>
          <w:lang w:val="en-US"/>
        </w:rPr>
        <w:t xml:space="preserve">. With a median survival of </w:t>
      </w:r>
      <w:r>
        <w:rPr>
          <w:rtl w:val="0"/>
          <w:lang w:val="it-IT"/>
        </w:rPr>
        <w:t xml:space="preserve">approximately </w:t>
      </w:r>
      <w:r>
        <w:rPr>
          <w:rtl w:val="0"/>
          <w:lang w:val="en-US"/>
        </w:rPr>
        <w:t xml:space="preserve">three years after symptom onset, death is mostly attributed to respiratory failure. </w:t>
      </w:r>
      <w:r>
        <w:rPr>
          <w:rtl w:val="0"/>
          <w:lang w:val="it-IT"/>
        </w:rPr>
        <w:t>Approximately</w:t>
      </w:r>
      <w:r>
        <w:rPr>
          <w:rtl w:val="0"/>
          <w:lang w:val="en-US"/>
        </w:rPr>
        <w:t xml:space="preserve"> 50% of</w:t>
      </w:r>
      <w:r>
        <w:rPr>
          <w:rtl w:val="0"/>
          <w:lang w:val="it-IT"/>
        </w:rPr>
        <w:t xml:space="preserve"> </w:t>
      </w:r>
      <w:r>
        <w:rPr>
          <w:rtl w:val="0"/>
          <w:lang w:val="en-US"/>
        </w:rPr>
        <w:t>patients suffer from extra-motor manifestations to some degree in addition to their motor problems, including speech production, which is one of the first areas hit by the disease</w:t>
      </w:r>
      <w:r>
        <w:rPr>
          <w:rtl w:val="0"/>
          <w:lang w:val="it-IT"/>
        </w:rPr>
        <w:t xml:space="preserve"> [1]</w:t>
      </w:r>
      <w:r>
        <w:rPr>
          <w:rtl w:val="0"/>
        </w:rPr>
        <w:t xml:space="preserve">. </w:t>
      </w:r>
      <w:r>
        <w:rPr>
          <w:rtl w:val="0"/>
          <w:lang w:val="it-IT"/>
        </w:rPr>
        <w:t xml:space="preserve">Approximately </w:t>
      </w:r>
      <w:r>
        <w:rPr>
          <w:rtl w:val="0"/>
          <w:lang w:val="en-US"/>
        </w:rPr>
        <w:t xml:space="preserve"> 25-30% of patients develop frontotemporal dementia in the first phase, a percentage </w:t>
      </w:r>
      <w:r>
        <w:rPr>
          <w:rtl w:val="0"/>
          <w:lang w:val="it-IT"/>
        </w:rPr>
        <w:t>that</w:t>
      </w:r>
      <w:r>
        <w:rPr>
          <w:rtl w:val="0"/>
          <w:lang w:val="en-US"/>
        </w:rPr>
        <w:t xml:space="preserve"> rises to 50-60% in later phases of the disease. Frontotemporal dementia is characterized by degeneration of the frontal and anterior temporal lobes and presents clinically </w:t>
      </w:r>
      <w:r>
        <w:rPr>
          <w:rtl w:val="0"/>
          <w:lang w:val="it-IT"/>
        </w:rPr>
        <w:t>as</w:t>
      </w:r>
      <w:r>
        <w:rPr>
          <w:rtl w:val="0"/>
          <w:lang w:val="en-US"/>
        </w:rPr>
        <w:t xml:space="preserve"> behavioral changes, impairment of executive functioning, and/or language impairment</w:t>
      </w:r>
      <w:r>
        <w:rPr>
          <w:rtl w:val="0"/>
          <w:lang w:val="it-IT"/>
        </w:rPr>
        <w:t xml:space="preserve"> [2]</w:t>
      </w:r>
      <w:r>
        <w:rPr>
          <w:rtl w:val="0"/>
        </w:rPr>
        <w:t>.</w:t>
      </w:r>
      <w:r>
        <w:rPr>
          <w:rtl w:val="0"/>
        </w:rPr>
        <w:t> </w:t>
      </w:r>
    </w:p>
    <w:p>
      <w:pPr>
        <w:pStyle w:val="Body A"/>
      </w:pPr>
    </w:p>
    <w:p>
      <w:pPr>
        <w:pStyle w:val="Body A"/>
        <w:rPr>
          <w:sz w:val="24"/>
          <w:szCs w:val="24"/>
        </w:rPr>
      </w:pPr>
      <w:r>
        <w:rPr>
          <w:rtl w:val="0"/>
          <w:lang w:val="it-IT"/>
        </w:rPr>
        <w:t>T</w:t>
      </w:r>
      <w:r>
        <w:rPr>
          <w:rtl w:val="0"/>
          <w:lang w:val="it-IT"/>
        </w:rPr>
        <w:t>he e</w:t>
      </w:r>
      <w:r>
        <w:rPr>
          <w:rtl w:val="0"/>
          <w:lang w:val="en-US"/>
        </w:rPr>
        <w:t>pidemiology of ALS</w:t>
      </w:r>
      <w:r>
        <w:rPr>
          <w:rtl w:val="0"/>
          <w:lang w:val="it-IT"/>
        </w:rPr>
        <w:t xml:space="preserve"> shows that</w:t>
      </w:r>
      <w:r>
        <w:rPr>
          <w:rtl w:val="0"/>
        </w:rPr>
        <w:t xml:space="preserve"> </w:t>
      </w:r>
      <w:r>
        <w:rPr>
          <w:rtl w:val="0"/>
          <w:lang w:val="it-IT"/>
        </w:rPr>
        <w:t>the</w:t>
      </w:r>
      <w:r>
        <w:rPr>
          <w:rtl w:val="0"/>
          <w:lang w:val="en-US"/>
        </w:rPr>
        <w:t xml:space="preserve"> most common neuropathological signature is cytoplasmic aggregation of TDP-43, a protein encoded by TARDBP, found in more than 95% of ALS cases</w:t>
      </w:r>
      <w:r>
        <w:rPr>
          <w:rtl w:val="0"/>
          <w:lang w:val="it-IT"/>
        </w:rPr>
        <w:t xml:space="preserve"> [2]</w:t>
      </w:r>
      <w:r>
        <w:rPr>
          <w:rtl w:val="0"/>
          <w:lang w:val="en-US"/>
        </w:rPr>
        <w:t>. TDP-43 is an RNA and DNA-binding protein involved in multiple processes such as transcription, splicing, RNA maturation, and stress granule formation. Similar to other neurodegenerative diseases</w:t>
      </w:r>
      <w:r>
        <w:rPr>
          <w:rtl w:val="0"/>
          <w:lang w:val="it-IT"/>
        </w:rPr>
        <w:t xml:space="preserve"> [2]</w:t>
      </w:r>
      <w:r>
        <w:rPr>
          <w:rtl w:val="0"/>
          <w:lang w:val="en-US"/>
        </w:rPr>
        <w:t xml:space="preserve">, ALS is caused by a combination of genetic </w:t>
      </w:r>
      <w:r>
        <w:rPr>
          <w:rtl w:val="0"/>
          <w:lang w:val="it-IT"/>
        </w:rPr>
        <w:t>and</w:t>
      </w:r>
      <w:r>
        <w:rPr>
          <w:rtl w:val="0"/>
          <w:lang w:val="en-US"/>
        </w:rPr>
        <w:t xml:space="preserve"> environmental factors, </w:t>
      </w:r>
      <w:r>
        <w:rPr>
          <w:rtl w:val="0"/>
          <w:lang w:val="it-IT"/>
        </w:rPr>
        <w:t>as well as</w:t>
      </w:r>
      <w:r>
        <w:rPr>
          <w:rtl w:val="0"/>
          <w:lang w:val="en-US"/>
        </w:rPr>
        <w:t xml:space="preserve"> aging-related dysfunction. Overall, even if there is a low correlation to which indicates a genetic inheritance of the disease, its appearance is still considered sporadic, meaning </w:t>
      </w:r>
      <w:r>
        <w:rPr>
          <w:rtl w:val="0"/>
          <w:lang w:val="it-IT"/>
        </w:rPr>
        <w:t xml:space="preserve">that </w:t>
      </w:r>
      <w:r>
        <w:rPr>
          <w:rtl w:val="0"/>
          <w:lang w:val="en-US"/>
        </w:rPr>
        <w:t>the disorder seems to happen at random with no associated risk factors except for aging</w:t>
      </w:r>
      <w:r>
        <w:rPr>
          <w:rtl w:val="0"/>
          <w:lang w:val="it-IT"/>
        </w:rPr>
        <w:t xml:space="preserve"> [2]</w:t>
      </w:r>
      <w:r>
        <w:rPr>
          <w:rtl w:val="0"/>
          <w:lang w:val="en-US"/>
        </w:rPr>
        <w:t xml:space="preserve">. In addition, ALS is mainly a clinical diagnosis, and early uncertainty leads to a mean time from symptom onset to diagnosis of approximately </w:t>
      </w:r>
      <w:r>
        <w:rPr>
          <w:rtl w:val="0"/>
          <w:lang w:val="it-IT"/>
        </w:rPr>
        <w:t>one</w:t>
      </w:r>
      <w:r>
        <w:rPr>
          <w:rtl w:val="0"/>
          <w:lang w:val="en-US"/>
        </w:rPr>
        <w:t xml:space="preserve"> year. The updated research on </w:t>
      </w:r>
      <w:r>
        <w:rPr>
          <w:rtl w:val="0"/>
          <w:lang w:val="it-IT"/>
        </w:rPr>
        <w:t xml:space="preserve">the </w:t>
      </w:r>
      <w:r>
        <w:rPr>
          <w:rtl w:val="0"/>
          <w:lang w:val="en-US"/>
        </w:rPr>
        <w:t xml:space="preserve">epidemiology of the global incidence of ALS is </w:t>
      </w:r>
      <w:r>
        <w:rPr>
          <w:rtl w:val="0"/>
          <w:lang w:val="it-IT"/>
        </w:rPr>
        <w:t xml:space="preserve">approximately </w:t>
      </w:r>
      <w:r>
        <w:rPr>
          <w:rtl w:val="0"/>
        </w:rPr>
        <w:t>1</w:t>
      </w:r>
      <w:r>
        <w:rPr>
          <w:rtl w:val="0"/>
        </w:rPr>
        <w:t>–</w:t>
      </w:r>
      <w:r>
        <w:rPr>
          <w:rtl w:val="0"/>
          <w:lang w:val="en-US"/>
        </w:rPr>
        <w:t xml:space="preserve">2.6 cases per 100,000 persons annually, </w:t>
      </w:r>
      <w:r>
        <w:rPr>
          <w:rtl w:val="0"/>
          <w:lang w:val="it-IT"/>
        </w:rPr>
        <w:t>with a</w:t>
      </w:r>
      <w:r>
        <w:rPr>
          <w:rtl w:val="0"/>
          <w:lang w:val="en-US"/>
        </w:rPr>
        <w:t xml:space="preserve"> prevalence </w:t>
      </w:r>
      <w:r>
        <w:rPr>
          <w:rtl w:val="0"/>
          <w:lang w:val="it-IT"/>
        </w:rPr>
        <w:t>of</w:t>
      </w:r>
      <w:r>
        <w:rPr>
          <w:rtl w:val="0"/>
          <w:lang w:val="en-US"/>
        </w:rPr>
        <w:t xml:space="preserve"> approximately 6 cases per 100,000</w:t>
      </w:r>
      <w:r>
        <w:rPr>
          <w:rtl w:val="0"/>
          <w:lang w:val="it-IT"/>
        </w:rPr>
        <w:t xml:space="preserve"> [2]</w:t>
      </w:r>
      <w:r>
        <w:rPr>
          <w:rtl w:val="0"/>
          <w:lang w:val="en-US"/>
        </w:rPr>
        <w:t>. Furthermore, the mortality rates for males decrease</w:t>
      </w:r>
      <w:r>
        <w:rPr>
          <w:rtl w:val="0"/>
          <w:lang w:val="it-IT"/>
        </w:rPr>
        <w:t>d</w:t>
      </w:r>
      <w:r>
        <w:rPr>
          <w:rtl w:val="0"/>
          <w:lang w:val="en-US"/>
        </w:rPr>
        <w:t xml:space="preserve"> over this period, </w:t>
      </w:r>
      <w:r>
        <w:rPr>
          <w:rtl w:val="0"/>
          <w:lang w:val="it-IT"/>
        </w:rPr>
        <w:t>whereas</w:t>
      </w:r>
      <w:r>
        <w:rPr>
          <w:rtl w:val="0"/>
          <w:lang w:val="en-US"/>
        </w:rPr>
        <w:t xml:space="preserve"> there was no change in the rate for females. Analysis of age-specific results showed a slight increase in the death rate for adults 20</w:t>
      </w:r>
      <w:r>
        <w:rPr>
          <w:rtl w:val="0"/>
        </w:rPr>
        <w:t>–</w:t>
      </w:r>
      <w:r>
        <w:rPr>
          <w:rtl w:val="0"/>
          <w:lang w:val="en-US"/>
        </w:rPr>
        <w:t>49 years of age</w:t>
      </w:r>
      <w:r>
        <w:rPr>
          <w:rtl w:val="0"/>
          <w:lang w:val="it-IT"/>
        </w:rPr>
        <w:t>,</w:t>
      </w:r>
      <w:r>
        <w:rPr>
          <w:rtl w:val="0"/>
          <w:lang w:val="en-US"/>
        </w:rPr>
        <w:t xml:space="preserve"> but a decrease for those</w:t>
      </w:r>
      <w:r>
        <w:rPr>
          <w:rtl w:val="0"/>
          <w:lang w:val="it-IT"/>
        </w:rPr>
        <w:t xml:space="preserve"> aged </w:t>
      </w:r>
      <w:r>
        <w:rPr>
          <w:rtl w:val="0"/>
        </w:rPr>
        <w:t xml:space="preserve">≥ </w:t>
      </w:r>
      <w:r>
        <w:rPr>
          <w:rtl w:val="0"/>
        </w:rPr>
        <w:t xml:space="preserve">65 </w:t>
      </w:r>
      <w:r>
        <w:rPr>
          <w:rtl w:val="0"/>
          <w:lang w:val="it-IT"/>
        </w:rPr>
        <w:t xml:space="preserve">years </w:t>
      </w:r>
      <w:r>
        <w:rPr>
          <w:rtl w:val="0"/>
          <w:lang w:val="en-US"/>
        </w:rPr>
        <w:t>well as for males</w:t>
      </w:r>
      <w:r>
        <w:rPr>
          <w:rtl w:val="0"/>
          <w:lang w:val="it-IT"/>
        </w:rPr>
        <w:t xml:space="preserve"> [2]</w:t>
      </w:r>
      <w:r>
        <w:rPr>
          <w:rtl w:val="0"/>
        </w:rPr>
        <w:t xml:space="preserve">. </w:t>
      </w:r>
      <w:r>
        <w:rPr>
          <w:rtl w:val="0"/>
          <w:lang w:val="it-IT"/>
        </w:rPr>
        <w:t>T</w:t>
      </w:r>
      <w:r>
        <w:rPr>
          <w:rtl w:val="0"/>
          <w:lang w:val="en-US"/>
        </w:rPr>
        <w:t>he symptomatology of this age group remains quite high, with 50-60% of patients developing dementia, with behavioral deficits, such as linguistic impediment (the focus of our research)</w:t>
      </w:r>
      <w:r>
        <w:rPr>
          <w:rtl w:val="0"/>
        </w:rPr>
        <w:t xml:space="preserve">, </w:t>
      </w:r>
      <w:r>
        <w:rPr>
          <w:rtl w:val="0"/>
          <w:lang w:val="en-US"/>
        </w:rPr>
        <w:t>and many other symptoms, after the first year of diagnosis.</w:t>
      </w:r>
      <w:r>
        <w:rPr>
          <w:rtl w:val="0"/>
        </w:rPr>
        <w:t> </w:t>
      </w:r>
    </w:p>
    <w:p>
      <w:pPr>
        <w:pStyle w:val="Body A"/>
      </w:pPr>
    </w:p>
    <w:p>
      <w:pPr>
        <w:pStyle w:val="Body A"/>
      </w:pPr>
      <w:r>
        <w:rPr>
          <w:rtl w:val="0"/>
          <w:lang w:val="en-US"/>
        </w:rPr>
        <w:t xml:space="preserve">Speech and communication support, therefore, constitute a very valuable tool, if not fundamental, for patients affected by ALS and for the supporting channels that are made more effective by a fluid and rapid communication. </w:t>
      </w:r>
      <w:r>
        <w:rPr>
          <w:rtl w:val="0"/>
          <w:lang w:val="it-IT"/>
        </w:rPr>
        <w:t>As of now</w:t>
      </w:r>
      <w:r>
        <w:rPr>
          <w:rtl w:val="0"/>
          <w:lang w:val="en-US"/>
        </w:rPr>
        <w:t xml:space="preserve">, computer-based speech synthesizers mainly use eye-tracking devices that allow a person to use the </w:t>
      </w:r>
      <w:r>
        <w:rPr>
          <w:rtl w:val="0"/>
          <w:lang w:val="it-IT"/>
        </w:rPr>
        <w:t>I</w:t>
      </w:r>
      <w:r>
        <w:rPr>
          <w:rtl w:val="0"/>
          <w:lang w:val="en-US"/>
        </w:rPr>
        <w:t>nternet and type on custom screens to communicate</w:t>
      </w:r>
      <w:r>
        <w:rPr>
          <w:rtl w:val="0"/>
          <w:lang w:val="it-IT"/>
        </w:rPr>
        <w:t xml:space="preserve">, such as the </w:t>
      </w:r>
      <w:r>
        <w:rPr>
          <w:i w:val="1"/>
          <w:iCs w:val="1"/>
          <w:rtl w:val="0"/>
          <w:lang w:val="en-US"/>
        </w:rPr>
        <w:t>CallText 5010</w:t>
      </w:r>
      <w:r>
        <w:rPr>
          <w:i w:val="1"/>
          <w:iCs w:val="1"/>
          <w:rtl w:val="0"/>
          <w:lang w:val="it-IT"/>
        </w:rPr>
        <w:t xml:space="preserve"> </w:t>
      </w:r>
      <w:r>
        <w:rPr>
          <w:i w:val="1"/>
          <w:iCs w:val="1"/>
          <w:rtl w:val="0"/>
          <w:lang w:val="en-US"/>
        </w:rPr>
        <w:t>DECtalk</w:t>
      </w:r>
      <w:r>
        <w:rPr>
          <w:rtl w:val="0"/>
          <w:lang w:val="en-US"/>
        </w:rPr>
        <w:t xml:space="preserve"> text-to-speech synthesizer</w:t>
      </w:r>
      <w:r>
        <w:rPr>
          <w:rtl w:val="0"/>
          <w:lang w:val="it-IT"/>
        </w:rPr>
        <w:t xml:space="preserve"> used by Stephen Hawking</w:t>
      </w:r>
      <w:r>
        <w:rPr>
          <w:rtl w:val="0"/>
          <w:lang w:val="en-US"/>
        </w:rPr>
        <w:t xml:space="preserve">. </w:t>
      </w:r>
      <w:r>
        <w:rPr>
          <w:rtl w:val="0"/>
          <w:lang w:val="it-IT"/>
        </w:rPr>
        <w:t>O</w:t>
      </w:r>
      <w:r>
        <w:rPr>
          <w:rtl w:val="0"/>
          <w:lang w:val="en-US"/>
        </w:rPr>
        <w:t xml:space="preserve">ur research </w:t>
      </w:r>
      <w:r>
        <w:rPr>
          <w:rtl w:val="0"/>
          <w:lang w:val="it-IT"/>
        </w:rPr>
        <w:t xml:space="preserve">aims to simplify and make the integration more natural for the </w:t>
      </w:r>
      <w:r>
        <w:rPr>
          <w:rtl w:val="0"/>
          <w:lang w:val="en-US"/>
        </w:rPr>
        <w:t>patients, build</w:t>
      </w:r>
      <w:r>
        <w:rPr>
          <w:rtl w:val="0"/>
          <w:lang w:val="it-IT"/>
        </w:rPr>
        <w:t>ing</w:t>
      </w:r>
      <w:r>
        <w:rPr>
          <w:rtl w:val="0"/>
          <w:lang w:val="en-US"/>
        </w:rPr>
        <w:t xml:space="preserve"> a direct and most important fast challenge of communication that is supported only by the detection and analysis of the EEG waves, removing the barrier constituted by the detection of any behavioral output, such as speech production or eye movements. </w:t>
      </w:r>
      <w:r>
        <w:rPr>
          <w:rtl w:val="0"/>
          <w:lang w:val="it-IT"/>
        </w:rPr>
        <w:t>As e</w:t>
      </w:r>
      <w:r>
        <w:rPr>
          <w:rtl w:val="0"/>
          <w:lang w:val="en-US"/>
        </w:rPr>
        <w:t xml:space="preserve">ye movement </w:t>
      </w:r>
      <w:r>
        <w:rPr>
          <w:rtl w:val="0"/>
          <w:lang w:val="it-IT"/>
        </w:rPr>
        <w:t xml:space="preserve">may </w:t>
      </w:r>
      <w:r>
        <w:rPr>
          <w:rtl w:val="0"/>
          <w:lang w:val="it-IT"/>
        </w:rPr>
        <w:t>also be affected</w:t>
      </w:r>
      <w:r>
        <w:rPr>
          <w:rtl w:val="0"/>
          <w:lang w:val="en-US"/>
        </w:rPr>
        <w:t xml:space="preserve"> by the disease.</w:t>
      </w:r>
      <w:r>
        <w:rPr>
          <w:rtl w:val="0"/>
        </w:rPr>
        <w:t> </w:t>
      </w:r>
    </w:p>
    <w:p>
      <w:pPr>
        <w:pStyle w:val="heading 2"/>
        <w:jc w:val="both"/>
        <w:rPr>
          <w:rFonts w:ascii="Crimson Text Bold" w:cs="Crimson Text Bold" w:hAnsi="Crimson Text Bold" w:eastAsia="Crimson Text Bold"/>
          <w:b w:val="0"/>
          <w:bCs w:val="0"/>
          <w:lang w:val="it-IT"/>
        </w:rPr>
      </w:pPr>
      <w:r>
        <w:rPr>
          <w:rFonts w:ascii="Crimson Text Bold" w:hAnsi="Crimson Text Bold"/>
          <w:b w:val="0"/>
          <w:bCs w:val="0"/>
          <w:rtl w:val="0"/>
          <w:lang w:val="it-IT"/>
        </w:rPr>
        <w:t>1.3</w:t>
        <w:tab/>
        <w:t xml:space="preserve">Imagined Speech Decoding: Invasive And Non-Invasive </w:t>
      </w:r>
    </w:p>
    <w:p>
      <w:pPr>
        <w:pStyle w:val="Body A"/>
        <w:rPr>
          <w:lang w:val="it-IT"/>
        </w:rPr>
      </w:pPr>
      <w:r>
        <w:rPr>
          <w:rtl w:val="0"/>
          <w:lang w:val="it-IT"/>
        </w:rPr>
        <w:t xml:space="preserve">As already outlined, the scope of this work is to take advantage of non-intrusive methods of obtaining data, presenting a portable, safe, and morally viable solution that is capable of extracting the neural </w:t>
      </w:r>
      <w:r>
        <w:rPr>
          <w:rtl w:val="0"/>
          <w:lang w:val="it-IT"/>
        </w:rPr>
        <w:t>signals</w:t>
      </w:r>
      <w:r>
        <w:rPr>
          <w:rtl w:val="0"/>
          <w:lang w:val="it-IT"/>
        </w:rPr>
        <w:t xml:space="preserve"> of silent speech in the absence of the risk or logistical disadvantage of implanted surgery. Although invasive measurements such as electrocorticography and intracortical microelectrodes consistently reach classification rates of 70</w:t>
      </w:r>
      <w:r>
        <w:rPr>
          <w:rFonts w:ascii="Arial Unicode MS" w:cs="Arial Unicode MS" w:hAnsi="Arial Unicode MS" w:eastAsia="Arial Unicode MS" w:hint="default"/>
          <w:b w:val="0"/>
          <w:bCs w:val="0"/>
          <w:i w:val="0"/>
          <w:iCs w:val="0"/>
          <w:rtl w:val="0"/>
          <w:lang w:val="it-IT"/>
        </w:rPr>
        <w:t> </w:t>
      </w:r>
      <w:r>
        <w:rPr>
          <w:rtl w:val="0"/>
          <w:lang w:val="it-IT"/>
        </w:rPr>
        <w:t>% or greater, they are doing so at the expense of the risk of surgery, cost, and user burden. In contrast, non-intrusive modalities</w:t>
      </w:r>
      <w:r>
        <w:rPr>
          <w:rtl w:val="0"/>
          <w:lang w:val="it-IT"/>
        </w:rPr>
        <w:t>—</w:t>
      </w:r>
      <w:r>
        <w:rPr>
          <w:rtl w:val="0"/>
          <w:lang w:val="it-IT"/>
        </w:rPr>
        <w:t>MEG, fMRI, fNIRS, and EEG</w:t>
      </w:r>
      <w:r>
        <w:rPr>
          <w:rtl w:val="0"/>
          <w:lang w:val="it-IT"/>
        </w:rPr>
        <w:t>—</w:t>
      </w:r>
      <w:r>
        <w:rPr>
          <w:rtl w:val="0"/>
          <w:lang w:val="it-IT"/>
        </w:rPr>
        <w:t>are capable of a different tradeoff of spatial definition, temporal acuity, and usability that makes them better situated for mass use in brain</w:t>
      </w:r>
      <w:r>
        <w:rPr>
          <w:rtl w:val="0"/>
          <w:lang w:val="it-IT"/>
        </w:rPr>
        <w:t>–</w:t>
      </w:r>
      <w:r>
        <w:rPr>
          <w:rtl w:val="0"/>
          <w:lang w:val="it-IT"/>
        </w:rPr>
        <w:t>computer interfaces.</w:t>
      </w:r>
    </w:p>
    <w:p>
      <w:pPr>
        <w:pStyle w:val="Body A"/>
        <w:rPr>
          <w:lang w:val="it-IT"/>
        </w:rPr>
      </w:pPr>
    </w:p>
    <w:p>
      <w:pPr>
        <w:pStyle w:val="Body A"/>
      </w:pPr>
      <w:r>
        <w:rPr>
          <w:rtl w:val="0"/>
          <w:lang w:val="it-IT"/>
        </w:rPr>
        <w:t>The functional MRI produces exquisite spatial maps of activated parts of the brain but relies on hemodynamic signals involving delay of the order of seconds, which is thus bad for the capture of the millisecond</w:t>
      </w:r>
      <w:r>
        <w:rPr>
          <w:rtl w:val="0"/>
          <w:lang w:val="it-IT"/>
        </w:rPr>
        <w:t>‑</w:t>
      </w:r>
      <w:r>
        <w:rPr>
          <w:rtl w:val="0"/>
          <w:lang w:val="it-IT"/>
        </w:rPr>
        <w:t>spersed dynamics of imagined speech. The MEG, then, provides high temporal fidelity but is compelled to maintain a static, motionless set of sensors in a magnetically shielded room</w:t>
      </w:r>
      <w:r>
        <w:rPr>
          <w:rtl w:val="0"/>
          <w:lang w:val="it-IT"/>
        </w:rPr>
        <w:t>—</w:t>
      </w:r>
      <w:r>
        <w:rPr>
          <w:rtl w:val="0"/>
          <w:lang w:val="it-IT"/>
        </w:rPr>
        <w:t>constraints that significantly prohibit portability and practical</w:t>
      </w:r>
      <w:r>
        <w:rPr>
          <w:rtl w:val="0"/>
          <w:lang w:val="it-IT"/>
        </w:rPr>
        <w:t>‑</w:t>
      </w:r>
      <w:r>
        <w:rPr>
          <w:rtl w:val="0"/>
          <w:lang w:val="it-IT"/>
        </w:rPr>
        <w:t>world applicability. The functional near</w:t>
      </w:r>
      <w:r>
        <w:rPr>
          <w:rtl w:val="0"/>
          <w:lang w:val="it-IT"/>
        </w:rPr>
        <w:t>‑</w:t>
      </w:r>
      <w:r>
        <w:rPr>
          <w:rtl w:val="0"/>
          <w:lang w:val="it-IT"/>
        </w:rPr>
        <w:t>infrared spectroscopy</w:t>
      </w:r>
      <w:r>
        <w:rPr>
          <w:rtl w:val="0"/>
          <w:lang w:val="it-IT"/>
        </w:rPr>
        <w:t xml:space="preserve"> (fNIRS)</w:t>
      </w:r>
      <w:r>
        <w:rPr>
          <w:rtl w:val="0"/>
          <w:lang w:val="it-IT"/>
        </w:rPr>
        <w:t>, being more portable and user</w:t>
      </w:r>
      <w:r>
        <w:rPr>
          <w:rtl w:val="0"/>
          <w:lang w:val="it-IT"/>
        </w:rPr>
        <w:t>‑</w:t>
      </w:r>
      <w:r>
        <w:rPr>
          <w:rtl w:val="0"/>
          <w:lang w:val="it-IT"/>
        </w:rPr>
        <w:t>friendly, samples low blood</w:t>
      </w:r>
      <w:r>
        <w:rPr>
          <w:rtl w:val="0"/>
          <w:lang w:val="it-IT"/>
        </w:rPr>
        <w:t>‐</w:t>
      </w:r>
      <w:r>
        <w:rPr>
          <w:rtl w:val="0"/>
          <w:lang w:val="it-IT"/>
        </w:rPr>
        <w:t>oxygen</w:t>
      </w:r>
      <w:r>
        <w:rPr>
          <w:rtl w:val="0"/>
          <w:lang w:val="it-IT"/>
        </w:rPr>
        <w:t>‐</w:t>
      </w:r>
      <w:r>
        <w:rPr>
          <w:rtl w:val="0"/>
          <w:lang w:val="it-IT"/>
        </w:rPr>
        <w:t>change rates as well, and is beset with poor cortical penetration.</w:t>
      </w:r>
      <w:r>
        <w:rPr>
          <w:rtl w:val="0"/>
          <w:lang w:val="it-IT"/>
        </w:rPr>
        <w:t xml:space="preserve"> </w:t>
      </w:r>
      <w:r>
        <w:rPr>
          <w:rtl w:val="0"/>
          <w:lang w:val="it-IT"/>
        </w:rPr>
        <w:t>Of the other non-invasive methods, the most convenient EEG modality is imagined-speech decoding. EEG systems capture the sampled activities of the neurons in millisecond time resolutions, and they record the rapid time course of internally self-generated speech accurately. Adjustments in amplifier building and transmission in radio waves have provided us with transportable, wearable headsets used in a litany of environments</w:t>
      </w:r>
      <w:r>
        <w:rPr>
          <w:rtl w:val="0"/>
          <w:lang w:val="it-IT"/>
        </w:rPr>
        <w:t>—</w:t>
      </w:r>
      <w:r>
        <w:rPr>
          <w:rtl w:val="0"/>
          <w:lang w:val="it-IT"/>
        </w:rPr>
        <w:t>that is, research laboratories to home living rooms</w:t>
      </w:r>
      <w:r>
        <w:rPr>
          <w:rtl w:val="0"/>
          <w:lang w:val="it-IT"/>
        </w:rPr>
        <w:t>—</w:t>
      </w:r>
      <w:r>
        <w:rPr>
          <w:rtl w:val="0"/>
          <w:lang w:val="it-IT"/>
        </w:rPr>
        <w:t>that accommodate long training sessions and high usage frequency with low infrastructure. In addition, the commensurability in the cost of the EEG devices makes entry less expensive, allowing for larger group sizes and algorithmic iterations more often.</w:t>
      </w:r>
    </w:p>
    <w:p>
      <w:pPr>
        <w:pStyle w:val="heading1"/>
        <w:jc w:val="both"/>
        <w:rPr>
          <w:rFonts w:ascii="Crimson Text Bold" w:cs="Crimson Text Bold" w:hAnsi="Crimson Text Bold" w:eastAsia="Crimson Text Bold"/>
          <w:b w:val="0"/>
          <w:bCs w:val="0"/>
        </w:rPr>
      </w:pPr>
      <w:r>
        <w:rPr>
          <w:rFonts w:ascii="Crimson Text Bold" w:hAnsi="Crimson Text Bold"/>
          <w:b w:val="0"/>
          <w:bCs w:val="0"/>
          <w:rtl w:val="0"/>
          <w:lang w:val="it-IT"/>
        </w:rPr>
        <w:t>2</w:t>
      </w:r>
      <w:r>
        <w:rPr>
          <w:rFonts w:ascii="Crimson Text Bold" w:hAnsi="Crimson Text Bold"/>
          <w:b w:val="0"/>
          <w:bCs w:val="0"/>
          <w:rtl w:val="0"/>
          <w:lang w:val="en-US"/>
        </w:rPr>
        <w:t xml:space="preserve">. </w:t>
      </w:r>
      <w:r>
        <w:rPr>
          <w:rFonts w:ascii="Crimson Text Bold" w:hAnsi="Crimson Text Bold"/>
          <w:b w:val="0"/>
          <w:bCs w:val="0"/>
          <w:rtl w:val="0"/>
          <w:lang w:val="it-IT"/>
        </w:rPr>
        <w:t>Methods</w:t>
      </w:r>
    </w:p>
    <w:p>
      <w:pPr>
        <w:pStyle w:val="heading2"/>
        <w:jc w:val="both"/>
        <w:rPr>
          <w:rFonts w:ascii="Crimson Text Bold" w:cs="Crimson Text Bold" w:hAnsi="Crimson Text Bold" w:eastAsia="Crimson Text Bold"/>
          <w:b w:val="0"/>
          <w:bCs w:val="0"/>
        </w:rPr>
      </w:pPr>
      <w:r>
        <w:rPr>
          <w:rFonts w:ascii="Crimson Text Bold" w:hAnsi="Crimson Text Bold"/>
          <w:b w:val="0"/>
          <w:bCs w:val="0"/>
          <w:rtl w:val="0"/>
          <w:lang w:val="it-IT"/>
        </w:rPr>
        <w:t xml:space="preserve">2.1 </w:t>
      </w:r>
      <w:r>
        <w:rPr>
          <w:rFonts w:ascii="Crimson Text Bold" w:hAnsi="Crimson Text Bold"/>
          <w:b w:val="0"/>
          <w:bCs w:val="0"/>
          <w:rtl w:val="0"/>
          <w:lang w:val="en-US"/>
        </w:rPr>
        <w:t>Overview &amp; Challenges</w:t>
      </w:r>
    </w:p>
    <w:p>
      <w:pPr>
        <w:pStyle w:val="Body A"/>
        <w:rPr>
          <w:lang w:val="it-IT"/>
        </w:rPr>
      </w:pPr>
      <w:r>
        <w:rPr>
          <w:rtl w:val="0"/>
          <w:lang w:val="it-IT"/>
        </w:rPr>
        <w:t>The primary concern of d</w:t>
      </w:r>
      <w:r>
        <w:rPr>
          <w:rtl w:val="0"/>
          <w:lang w:val="it-IT"/>
        </w:rPr>
        <w:t>ecoding</w:t>
      </w:r>
      <w:r>
        <w:rPr>
          <w:rtl w:val="0"/>
          <w:lang w:val="it-IT"/>
        </w:rPr>
        <w:t xml:space="preserve"> internally imagined speech into text is the practical application of brain</w:t>
      </w:r>
      <w:r>
        <w:rPr>
          <w:rtl w:val="0"/>
          <w:lang w:val="it-IT"/>
        </w:rPr>
        <w:t>–</w:t>
      </w:r>
      <w:r>
        <w:rPr>
          <w:rtl w:val="0"/>
          <w:lang w:val="it-IT"/>
        </w:rPr>
        <w:t>computer interfaces. The rationale for that is, namely, the internal low signal</w:t>
      </w:r>
      <w:r>
        <w:rPr>
          <w:rtl w:val="0"/>
          <w:lang w:val="it-IT"/>
        </w:rPr>
        <w:t>‑</w:t>
      </w:r>
      <w:r>
        <w:rPr>
          <w:rtl w:val="0"/>
          <w:lang w:val="it-IT"/>
        </w:rPr>
        <w:t>to</w:t>
      </w:r>
      <w:r>
        <w:rPr>
          <w:rtl w:val="0"/>
          <w:lang w:val="it-IT"/>
        </w:rPr>
        <w:t>‑</w:t>
      </w:r>
      <w:r>
        <w:rPr>
          <w:rtl w:val="0"/>
          <w:lang w:val="it-IT"/>
        </w:rPr>
        <w:t>noise ratio of the EEG patterns generated internally</w:t>
      </w:r>
      <w:r>
        <w:rPr>
          <w:rtl w:val="0"/>
          <w:lang w:val="it-IT"/>
        </w:rPr>
        <w:t>—</w:t>
      </w:r>
      <w:r>
        <w:rPr>
          <w:rtl w:val="0"/>
          <w:lang w:val="it-IT"/>
        </w:rPr>
        <w:t>such that the speech</w:t>
      </w:r>
      <w:r>
        <w:rPr>
          <w:rtl w:val="0"/>
          <w:lang w:val="it-IT"/>
        </w:rPr>
        <w:t>‐</w:t>
      </w:r>
      <w:r>
        <w:rPr>
          <w:rtl w:val="0"/>
          <w:lang w:val="it-IT"/>
        </w:rPr>
        <w:t>correlate neural signals are not easily separable and reliably recoverable</w:t>
      </w:r>
      <w:r>
        <w:rPr>
          <w:rtl w:val="0"/>
          <w:lang w:val="it-IT"/>
        </w:rPr>
        <w:t>—</w:t>
      </w:r>
      <w:r>
        <w:rPr>
          <w:rtl w:val="0"/>
          <w:lang w:val="it-IT"/>
        </w:rPr>
        <w:t>and the absence of large, well</w:t>
      </w:r>
      <w:r>
        <w:rPr>
          <w:rtl w:val="0"/>
          <w:lang w:val="it-IT"/>
        </w:rPr>
        <w:t>‑</w:t>
      </w:r>
      <w:r>
        <w:rPr>
          <w:rtl w:val="0"/>
          <w:lang w:val="it-IT"/>
        </w:rPr>
        <w:t xml:space="preserve">annotated datasets spanning the whole range of imagined phonemes, prosody, and interindividual variability. Defeating the two challenges is required for the extraction of strong decoding schemes and the move toward reliable </w:t>
      </w:r>
      <w:r>
        <w:rPr>
          <w:rtl w:val="0"/>
          <w:lang w:val="it-IT"/>
        </w:rPr>
        <w:t>imagined</w:t>
      </w:r>
      <w:r>
        <w:rPr>
          <w:rtl w:val="0"/>
          <w:lang w:val="it-IT"/>
        </w:rPr>
        <w:t>‐</w:t>
      </w:r>
      <w:r>
        <w:rPr>
          <w:rtl w:val="0"/>
          <w:lang w:val="it-IT"/>
        </w:rPr>
        <w:t>speech communication systems</w:t>
      </w:r>
      <w:r>
        <w:rPr>
          <w:rtl w:val="0"/>
          <w:lang w:val="it-IT"/>
        </w:rPr>
        <w:t>.</w:t>
      </w:r>
    </w:p>
    <w:p>
      <w:pPr>
        <w:pStyle w:val="Body A"/>
      </w:pPr>
    </w:p>
    <w:p>
      <w:pPr>
        <w:pStyle w:val="Body A"/>
      </w:pPr>
      <w:r>
        <w:rPr>
          <w:rtl w:val="0"/>
          <w:lang w:val="en-US"/>
        </w:rPr>
        <w:t xml:space="preserve">Currently, studies done to classify imagined speech signals have shown </w:t>
      </w:r>
      <w:r>
        <w:rPr>
          <w:rtl w:val="0"/>
          <w:lang w:val="it-IT"/>
        </w:rPr>
        <w:t xml:space="preserve">that the main brain </w:t>
      </w:r>
      <w:r>
        <w:rPr>
          <w:rtl w:val="0"/>
          <w:lang w:val="fr-FR"/>
        </w:rPr>
        <w:t xml:space="preserve">activations </w:t>
      </w:r>
      <w:r>
        <w:rPr>
          <w:rtl w:val="0"/>
          <w:lang w:val="it-IT"/>
        </w:rPr>
        <w:t>in</w:t>
      </w:r>
      <w:r>
        <w:rPr>
          <w:rtl w:val="0"/>
          <w:lang w:val="en-US"/>
        </w:rPr>
        <w:t xml:space="preserve"> the </w:t>
      </w:r>
      <w:r>
        <w:rPr>
          <w:i w:val="1"/>
          <w:iCs w:val="1"/>
          <w:rtl w:val="0"/>
          <w:lang w:val="da-DK"/>
        </w:rPr>
        <w:t>Wernicke</w:t>
      </w:r>
      <w:r>
        <w:rPr>
          <w:rtl w:val="0"/>
          <w:lang w:val="en-US"/>
        </w:rPr>
        <w:t xml:space="preserve"> and </w:t>
      </w:r>
      <w:r>
        <w:rPr>
          <w:i w:val="1"/>
          <w:iCs w:val="1"/>
          <w:rtl w:val="0"/>
          <w:lang w:val="it-IT"/>
        </w:rPr>
        <w:t>Broca</w:t>
      </w:r>
      <w:r>
        <w:rPr>
          <w:rtl w:val="0"/>
          <w:lang w:val="en-US"/>
        </w:rPr>
        <w:t xml:space="preserve"> areas, </w:t>
      </w:r>
      <w:r>
        <w:rPr>
          <w:rtl w:val="0"/>
          <w:lang w:val="it-IT"/>
        </w:rPr>
        <w:t>which are already</w:t>
      </w:r>
      <w:r>
        <w:rPr>
          <w:rtl w:val="0"/>
          <w:lang w:val="en-US"/>
        </w:rPr>
        <w:t xml:space="preserve"> known to be responsible for speech comprehension and reproduction</w:t>
      </w:r>
      <w:r>
        <w:rPr>
          <w:rtl w:val="0"/>
          <w:lang w:val="it-IT"/>
        </w:rPr>
        <w:t xml:space="preserve">, </w:t>
      </w:r>
      <w:r>
        <w:rPr>
          <w:rtl w:val="0"/>
          <w:lang w:val="en-US"/>
        </w:rPr>
        <w:t>seem to be active</w:t>
      </w:r>
      <w:r>
        <w:rPr>
          <w:rtl w:val="0"/>
          <w:lang w:val="it-IT"/>
        </w:rPr>
        <w:t xml:space="preserve"> </w:t>
      </w:r>
      <w:r>
        <w:rPr>
          <w:rtl w:val="0"/>
          <w:lang w:val="en-US"/>
        </w:rPr>
        <w:t xml:space="preserve">during imagined speech processing. In addition to </w:t>
      </w:r>
      <w:r>
        <w:rPr>
          <w:i w:val="1"/>
          <w:iCs w:val="1"/>
          <w:rtl w:val="0"/>
          <w:lang w:val="it-IT"/>
        </w:rPr>
        <w:t>Broca</w:t>
      </w:r>
      <w:r>
        <w:rPr>
          <w:rtl w:val="1"/>
        </w:rPr>
        <w:t>’</w:t>
      </w:r>
      <w:r>
        <w:rPr>
          <w:i w:val="1"/>
          <w:iCs w:val="1"/>
          <w:rtl w:val="0"/>
        </w:rPr>
        <w:t>s</w:t>
      </w:r>
      <w:r>
        <w:rPr>
          <w:rtl w:val="0"/>
          <w:lang w:val="en-US"/>
        </w:rPr>
        <w:t xml:space="preserve"> and </w:t>
      </w:r>
      <w:r>
        <w:rPr>
          <w:i w:val="1"/>
          <w:iCs w:val="1"/>
          <w:rtl w:val="0"/>
          <w:lang w:val="de-DE"/>
        </w:rPr>
        <w:t>Wernicke</w:t>
      </w:r>
      <w:r>
        <w:rPr>
          <w:rtl w:val="1"/>
        </w:rPr>
        <w:t>’</w:t>
      </w:r>
      <w:r>
        <w:rPr>
          <w:i w:val="1"/>
          <w:iCs w:val="1"/>
          <w:rtl w:val="0"/>
        </w:rPr>
        <w:t>s</w:t>
      </w:r>
      <w:r>
        <w:rPr>
          <w:rtl w:val="0"/>
          <w:lang w:val="en-US"/>
        </w:rPr>
        <w:t xml:space="preserve"> areas, several structures of both the left (</w:t>
      </w:r>
      <w:r>
        <w:rPr>
          <w:rtl w:val="1"/>
          <w:lang w:val="ar-SA" w:bidi="ar-SA"/>
        </w:rPr>
        <w:t>“</w:t>
      </w:r>
      <w:r>
        <w:rPr>
          <w:rtl w:val="0"/>
          <w:lang w:val="nl-NL"/>
        </w:rPr>
        <w:t>verbal</w:t>
      </w:r>
      <w:r>
        <w:rPr>
          <w:rtl w:val="0"/>
        </w:rPr>
        <w:t xml:space="preserve">” </w:t>
      </w:r>
      <w:r>
        <w:rPr>
          <w:rtl w:val="0"/>
          <w:lang w:val="en-US"/>
        </w:rPr>
        <w:t>hemisphere for right-handed people) and right hemisphere</w:t>
      </w:r>
      <w:r>
        <w:rPr>
          <w:rtl w:val="0"/>
          <w:lang w:val="it-IT"/>
        </w:rPr>
        <w:t>s</w:t>
      </w:r>
      <w:r>
        <w:rPr>
          <w:rtl w:val="0"/>
          <w:lang w:val="en-US"/>
        </w:rPr>
        <w:t xml:space="preserve"> are involved in speech activity, both real verbalization and inner or covert speech</w:t>
      </w:r>
      <w:r>
        <w:rPr>
          <w:rtl w:val="0"/>
          <w:lang w:val="it-IT"/>
        </w:rPr>
        <w:t xml:space="preserve"> </w:t>
      </w:r>
      <w:r>
        <w:rPr>
          <w:rtl w:val="0"/>
          <w:lang w:val="pt-PT"/>
        </w:rPr>
        <w:t>[3]</w:t>
      </w:r>
      <w:r>
        <w:rPr>
          <w:rtl w:val="0"/>
          <w:lang w:val="it-IT"/>
        </w:rPr>
        <w:t>.</w:t>
      </w:r>
      <w:r>
        <w:rPr>
          <w:rtl w:val="0"/>
          <w:lang w:val="en-US"/>
        </w:rPr>
        <w:t xml:space="preserve"> These new findings </w:t>
      </w:r>
      <w:r>
        <w:rPr>
          <w:rtl w:val="0"/>
          <w:lang w:val="it-IT"/>
        </w:rPr>
        <w:t>suggest</w:t>
      </w:r>
      <w:r>
        <w:rPr>
          <w:rtl w:val="0"/>
          <w:lang w:val="en-US"/>
        </w:rPr>
        <w:t xml:space="preserve"> that the </w:t>
      </w:r>
      <w:r>
        <w:rPr>
          <w:rtl w:val="0"/>
          <w:lang w:val="it-IT"/>
        </w:rPr>
        <w:t xml:space="preserve">activation of </w:t>
      </w:r>
      <w:r>
        <w:rPr>
          <w:rtl w:val="0"/>
          <w:lang w:val="en-US"/>
        </w:rPr>
        <w:t xml:space="preserve">brain areas </w:t>
      </w:r>
      <w:r>
        <w:rPr>
          <w:rtl w:val="0"/>
          <w:lang w:val="it-IT"/>
        </w:rPr>
        <w:t>does</w:t>
      </w:r>
      <w:r>
        <w:rPr>
          <w:rtl w:val="0"/>
          <w:lang w:val="en-US"/>
        </w:rPr>
        <w:t xml:space="preserve"> not vary consistently for spoken speech </w:t>
      </w:r>
      <w:r>
        <w:rPr>
          <w:rtl w:val="0"/>
          <w:lang w:val="it-IT"/>
        </w:rPr>
        <w:t>activities</w:t>
      </w:r>
      <w:r>
        <w:rPr>
          <w:rtl w:val="0"/>
          <w:lang w:val="en-US"/>
        </w:rPr>
        <w:t xml:space="preserve"> and imagined speech ones. The main difference</w:t>
      </w:r>
      <w:r>
        <w:rPr>
          <w:rtl w:val="0"/>
          <w:lang w:val="it-IT"/>
        </w:rPr>
        <w:t>, however,</w:t>
      </w:r>
      <w:r>
        <w:rPr>
          <w:rtl w:val="0"/>
          <w:lang w:val="en-US"/>
        </w:rPr>
        <w:t xml:space="preserve"> is believed to be reduced only to peculiarities of interaction between several brain areas. </w:t>
      </w:r>
      <w:r>
        <w:rPr>
          <w:rtl w:val="0"/>
          <w:lang w:val="it-IT"/>
        </w:rPr>
        <w:t>In both</w:t>
      </w:r>
      <w:r>
        <w:rPr>
          <w:rtl w:val="0"/>
          <w:lang w:val="en-US"/>
        </w:rPr>
        <w:t xml:space="preserve"> areas involved in speech verbalization, both inner and outer speech are inferior frontal and supramarginal gyri, areas of the white matter adjacent to the </w:t>
      </w:r>
      <w:r>
        <w:rPr>
          <w:i w:val="1"/>
          <w:iCs w:val="1"/>
          <w:rtl w:val="0"/>
          <w:lang w:val="en-US"/>
        </w:rPr>
        <w:t>left supramarginal gyrus</w:t>
      </w:r>
      <w:r>
        <w:rPr>
          <w:rtl w:val="0"/>
        </w:rPr>
        <w:t xml:space="preserve">, </w:t>
      </w:r>
      <w:r>
        <w:rPr>
          <w:rtl w:val="0"/>
          <w:lang w:val="it-IT"/>
        </w:rPr>
        <w:t xml:space="preserve">which </w:t>
      </w:r>
      <w:r>
        <w:rPr>
          <w:rtl w:val="0"/>
          <w:lang w:val="en-US"/>
        </w:rPr>
        <w:t xml:space="preserve">are part of the </w:t>
      </w:r>
      <w:r>
        <w:rPr>
          <w:i w:val="1"/>
          <w:iCs w:val="1"/>
          <w:rtl w:val="0"/>
          <w:lang w:val="en-US"/>
        </w:rPr>
        <w:t>dorsal attention network</w:t>
      </w:r>
      <w:r>
        <w:rPr>
          <w:rtl w:val="0"/>
          <w:lang w:val="en-US"/>
        </w:rPr>
        <w:t xml:space="preserve"> that is believed to play a crucial role in the elaboration of speech content</w:t>
      </w:r>
      <w:r>
        <w:rPr>
          <w:rtl w:val="0"/>
          <w:lang w:val="it-IT"/>
        </w:rPr>
        <w:t>.</w:t>
      </w:r>
      <w:r>
        <w:rPr>
          <w:rtl w:val="0"/>
          <w:lang w:val="en-US"/>
        </w:rPr>
        <w:t xml:space="preserve"> This remains a crucial limitation </w:t>
      </w:r>
      <w:r>
        <w:rPr>
          <w:rtl w:val="0"/>
          <w:lang w:val="it-IT"/>
        </w:rPr>
        <w:t>because of the complexity in</w:t>
      </w:r>
      <w:r>
        <w:rPr>
          <w:rtl w:val="0"/>
          <w:lang w:val="en-US"/>
        </w:rPr>
        <w:t xml:space="preserve"> establish</w:t>
      </w:r>
      <w:r>
        <w:rPr>
          <w:rtl w:val="0"/>
          <w:lang w:val="it-IT"/>
        </w:rPr>
        <w:t>ing</w:t>
      </w:r>
      <w:r>
        <w:rPr>
          <w:rtl w:val="0"/>
        </w:rPr>
        <w:t xml:space="preserve"> </w:t>
      </w:r>
      <w:r>
        <w:rPr>
          <w:rtl w:val="0"/>
          <w:lang w:val="it-IT"/>
        </w:rPr>
        <w:t xml:space="preserve">the precise </w:t>
      </w:r>
      <w:r>
        <w:rPr>
          <w:rtl w:val="0"/>
        </w:rPr>
        <w:t>area</w:t>
      </w:r>
      <w:r>
        <w:rPr>
          <w:rtl w:val="0"/>
          <w:lang w:val="it-IT"/>
        </w:rPr>
        <w:t>s</w:t>
      </w:r>
      <w:r>
        <w:rPr>
          <w:rtl w:val="0"/>
          <w:lang w:val="en-US"/>
        </w:rPr>
        <w:t xml:space="preserve"> responsible for the elaboration of speech content</w:t>
      </w:r>
      <w:r>
        <w:rPr>
          <w:rtl w:val="0"/>
          <w:lang w:val="it-IT"/>
        </w:rPr>
        <w:t xml:space="preserve"> </w:t>
      </w:r>
      <w:r>
        <w:rPr>
          <w:rtl w:val="0"/>
          <w:lang w:val="pt-PT"/>
        </w:rPr>
        <w:t xml:space="preserve">[4]. </w:t>
      </w:r>
    </w:p>
    <w:p>
      <w:pPr>
        <w:pStyle w:val="abstract"/>
        <w:jc w:val="left"/>
        <w:rPr>
          <w:rFonts w:ascii="Crimson Text Bold" w:cs="Crimson Text Bold" w:hAnsi="Crimson Text Bold" w:eastAsia="Crimson Text Bold"/>
        </w:rPr>
      </w:pPr>
    </w:p>
    <w:p>
      <w:pPr>
        <w:pStyle w:val="abstract"/>
        <w:jc w:val="left"/>
        <w:rPr>
          <w:rFonts w:ascii="Crimson Text Bold" w:cs="Crimson Text Bold" w:hAnsi="Crimson Text Bold" w:eastAsia="Crimson Text Bold"/>
        </w:rPr>
      </w:pPr>
      <w:r>
        <w:rPr>
          <w:rFonts w:ascii="Crimson Text Bold" w:hAnsi="Crimson Text Bold"/>
          <w:sz w:val="20"/>
          <w:szCs w:val="20"/>
          <w:rtl w:val="0"/>
          <w:lang w:val="it-IT"/>
        </w:rPr>
        <w:t>Figure 2.</w:t>
      </w:r>
      <w:r>
        <w:rPr>
          <w:rFonts w:ascii="Crimson Text Bold" w:hAnsi="Crimson Text Bold"/>
          <w:i w:val="1"/>
          <w:iCs w:val="1"/>
          <w:sz w:val="20"/>
          <w:szCs w:val="20"/>
          <w:rtl w:val="0"/>
          <w:lang w:val="it-IT"/>
        </w:rPr>
        <w:t xml:space="preserve"> </w:t>
      </w:r>
      <w:r>
        <w:rPr>
          <w:rFonts w:ascii="Crimson Text Regular" w:hAnsi="Crimson Text Regular"/>
          <w:sz w:val="20"/>
          <w:szCs w:val="20"/>
          <w:rtl w:val="0"/>
          <w:lang w:val="it-IT"/>
        </w:rPr>
        <w:t>H</w:t>
      </w:r>
      <w:r>
        <w:rPr>
          <w:rFonts w:ascii="Crimson Text Regular" w:hAnsi="Crimson Text Regular"/>
          <w:sz w:val="20"/>
          <w:szCs w:val="20"/>
          <w:rtl w:val="0"/>
          <w:lang w:val="en-US"/>
        </w:rPr>
        <w:t>uman brain circling Broca</w:t>
      </w:r>
      <w:r>
        <w:rPr>
          <w:rFonts w:ascii="Crimson Text Regular" w:hAnsi="Crimson Text Regular" w:hint="default"/>
          <w:sz w:val="20"/>
          <w:szCs w:val="20"/>
          <w:rtl w:val="1"/>
        </w:rPr>
        <w:t>’</w:t>
      </w:r>
      <w:r>
        <w:rPr>
          <w:rFonts w:ascii="Crimson Text Regular" w:hAnsi="Crimson Text Regular"/>
          <w:sz w:val="20"/>
          <w:szCs w:val="20"/>
          <w:rtl w:val="0"/>
          <w:lang w:val="en-US"/>
        </w:rPr>
        <w:t>s and Wernicke</w:t>
      </w:r>
      <w:r>
        <w:rPr>
          <w:rFonts w:ascii="Crimson Text Regular" w:hAnsi="Crimson Text Regular" w:hint="default"/>
          <w:sz w:val="20"/>
          <w:szCs w:val="20"/>
          <w:rtl w:val="1"/>
        </w:rPr>
        <w:t>’</w:t>
      </w:r>
      <w:r>
        <w:rPr>
          <w:rFonts w:ascii="Crimson Text Regular" w:hAnsi="Crimson Text Regular"/>
          <w:sz w:val="20"/>
          <w:szCs w:val="20"/>
          <w:rtl w:val="0"/>
          <w:lang w:val="en-US"/>
        </w:rPr>
        <w:t>s areas. Source: Wikimedia Commons.</w:t>
      </w:r>
      <w:r>
        <w:rPr>
          <w:rFonts w:ascii="Crimson Text Regular" w:cs="Crimson Text Regular" w:hAnsi="Crimson Text Regular" w:eastAsia="Crimson Text Regular"/>
        </w:rPr>
        <w:drawing xmlns:a="http://schemas.openxmlformats.org/drawingml/2006/main">
          <wp:anchor distT="152400" distB="152400" distL="152400" distR="152400" simplePos="0" relativeHeight="251659264" behindDoc="0" locked="0" layoutInCell="1" allowOverlap="1">
            <wp:simplePos x="0" y="0"/>
            <wp:positionH relativeFrom="margin">
              <wp:posOffset>475297</wp:posOffset>
            </wp:positionH>
            <wp:positionV relativeFrom="line">
              <wp:posOffset>259241</wp:posOffset>
            </wp:positionV>
            <wp:extent cx="3425910" cy="2186255"/>
            <wp:effectExtent l="0" t="0" r="0" b="0"/>
            <wp:wrapTopAndBottom distT="152400" distB="152400"/>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rcRect l="0" t="0" r="0" b="5885"/>
                    <a:stretch>
                      <a:fillRect/>
                    </a:stretch>
                  </pic:blipFill>
                  <pic:spPr>
                    <a:xfrm>
                      <a:off x="0" y="0"/>
                      <a:ext cx="3425910" cy="2186255"/>
                    </a:xfrm>
                    <a:prstGeom prst="rect">
                      <a:avLst/>
                    </a:prstGeom>
                    <a:ln w="12700" cap="flat">
                      <a:noFill/>
                      <a:miter lim="400000"/>
                    </a:ln>
                    <a:effectLst/>
                  </pic:spPr>
                </pic:pic>
              </a:graphicData>
            </a:graphic>
          </wp:anchor>
        </w:drawing>
      </w:r>
    </w:p>
    <w:p>
      <w:pPr>
        <w:pStyle w:val="Body A"/>
      </w:pPr>
      <w:r>
        <w:rPr>
          <w:rtl w:val="0"/>
          <w:lang w:val="en-US"/>
        </w:rPr>
        <w:t>A comparative analysis</w:t>
      </w:r>
      <w:r>
        <w:rPr>
          <w:rtl w:val="0"/>
          <w:lang w:val="it-IT"/>
        </w:rPr>
        <w:t xml:space="preserve"> showed</w:t>
      </w:r>
      <w:r>
        <w:rPr>
          <w:rtl w:val="0"/>
          <w:lang w:val="en-US"/>
        </w:rPr>
        <w:t xml:space="preserve"> that the recognition accuracy of electrographic patterns recorded from neocortical structures and associated with internal speech </w:t>
      </w:r>
      <w:r>
        <w:rPr>
          <w:rtl w:val="0"/>
          <w:lang w:val="it-IT"/>
        </w:rPr>
        <w:t>presented a BLUE-1 score of</w:t>
      </w:r>
      <w:r>
        <w:rPr>
          <w:rtl w:val="0"/>
          <w:lang w:val="en-US"/>
        </w:rPr>
        <w:t xml:space="preserve"> only 0</w:t>
      </w:r>
      <w:r>
        <w:rPr>
          <w:rtl w:val="0"/>
          <w:lang w:val="it-IT"/>
        </w:rPr>
        <w:t>.3</w:t>
      </w:r>
      <w:r>
        <w:rPr>
          <w:rtl w:val="0"/>
        </w:rPr>
        <w:t>–</w:t>
      </w:r>
      <w:r>
        <w:rPr>
          <w:rtl w:val="0"/>
          <w:lang w:val="it-IT"/>
        </w:rPr>
        <w:t>0.</w:t>
      </w:r>
      <w:r>
        <w:rPr>
          <w:rtl w:val="0"/>
          <w:lang w:val="en-US"/>
        </w:rPr>
        <w:t xml:space="preserve">35, whereas </w:t>
      </w:r>
      <w:r>
        <w:rPr>
          <w:rtl w:val="0"/>
          <w:lang w:val="it-IT"/>
        </w:rPr>
        <w:t>that of</w:t>
      </w:r>
      <w:r>
        <w:rPr>
          <w:rtl w:val="0"/>
          <w:lang w:val="en-US"/>
        </w:rPr>
        <w:t xml:space="preserve"> real speech </w:t>
      </w:r>
      <w:r>
        <w:rPr>
          <w:rtl w:val="0"/>
          <w:lang w:val="it-IT"/>
        </w:rPr>
        <w:t>achieved</w:t>
      </w:r>
      <w:r>
        <w:rPr>
          <w:rtl w:val="0"/>
        </w:rPr>
        <w:t xml:space="preserve"> </w:t>
      </w:r>
      <w:r>
        <w:rPr>
          <w:rtl w:val="0"/>
          <w:lang w:val="it-IT"/>
        </w:rPr>
        <w:t>0.7-0.75</w:t>
      </w:r>
      <w:r>
        <w:rPr>
          <w:rtl w:val="0"/>
          <w:lang w:val="en-US"/>
        </w:rPr>
        <w:t>. The latter may be due to the presence of muscle artifacts in the recorded activity associated with speaking and specific to each word, and</w:t>
      </w:r>
      <w:r>
        <w:rPr>
          <w:rtl w:val="0"/>
          <w:lang w:val="it-IT"/>
        </w:rPr>
        <w:t xml:space="preserve"> the</w:t>
      </w:r>
      <w:r>
        <w:rPr>
          <w:rtl w:val="0"/>
          <w:lang w:val="en-US"/>
        </w:rPr>
        <w:t xml:space="preserve"> effects associated with the processing of reverse afferentation, including those from muscle, tendon, and joint receptors activated during speech execution</w:t>
      </w:r>
      <w:r>
        <w:rPr>
          <w:rtl w:val="0"/>
          <w:lang w:val="it-IT"/>
        </w:rPr>
        <w:t xml:space="preserve"> </w:t>
      </w:r>
      <w:r>
        <w:rPr>
          <w:rtl w:val="0"/>
          <w:lang w:val="pt-PT"/>
        </w:rPr>
        <w:t xml:space="preserve">[4]. </w:t>
      </w:r>
      <w:r>
        <w:rPr>
          <w:rtl w:val="0"/>
          <w:lang w:val="it-IT"/>
        </w:rPr>
        <w:t>F</w:t>
      </w:r>
      <w:r>
        <w:rPr>
          <w:rtl w:val="0"/>
          <w:lang w:val="en-US"/>
        </w:rPr>
        <w:t>urthermore,</w:t>
      </w:r>
      <w:r>
        <w:rPr>
          <w:rtl w:val="0"/>
          <w:lang w:val="it-IT"/>
        </w:rPr>
        <w:t xml:space="preserve"> </w:t>
      </w:r>
      <w:r>
        <w:rPr>
          <w:rtl w:val="0"/>
          <w:lang w:val="en-US"/>
        </w:rPr>
        <w:t>these different studies based on different approaches obtain</w:t>
      </w:r>
      <w:r>
        <w:rPr>
          <w:rtl w:val="0"/>
          <w:lang w:val="it-IT"/>
        </w:rPr>
        <w:t>ed</w:t>
      </w:r>
      <w:r>
        <w:rPr>
          <w:rtl w:val="0"/>
          <w:lang w:val="en-US"/>
        </w:rPr>
        <w:t xml:space="preserve"> quite different results, even </w:t>
      </w:r>
      <w:r>
        <w:rPr>
          <w:rtl w:val="0"/>
          <w:lang w:val="it-IT"/>
        </w:rPr>
        <w:t>though</w:t>
      </w:r>
      <w:r>
        <w:rPr>
          <w:rtl w:val="0"/>
          <w:lang w:val="en-US"/>
        </w:rPr>
        <w:t xml:space="preserve"> very few approaches reached more than </w:t>
      </w:r>
      <w:r>
        <w:rPr>
          <w:rtl w:val="0"/>
          <w:lang w:val="it-IT"/>
        </w:rPr>
        <w:t>0.4</w:t>
      </w:r>
      <w:r>
        <w:rPr>
          <w:rtl w:val="0"/>
          <w:lang w:val="en-US"/>
        </w:rPr>
        <w:t xml:space="preserve">, whereas with spoken speech, the level of accuracy also reached </w:t>
      </w:r>
      <w:r>
        <w:rPr>
          <w:rtl w:val="0"/>
          <w:lang w:val="it-IT"/>
        </w:rPr>
        <w:t>0.</w:t>
      </w:r>
      <w:r>
        <w:rPr>
          <w:rtl w:val="0"/>
          <w:lang w:val="en-US"/>
        </w:rPr>
        <w:t>85-</w:t>
      </w:r>
      <w:r>
        <w:rPr>
          <w:rtl w:val="0"/>
          <w:lang w:val="it-IT"/>
        </w:rPr>
        <w:t>0.9</w:t>
      </w:r>
      <w:r>
        <w:rPr>
          <w:rtl w:val="0"/>
          <w:lang w:val="it-IT"/>
        </w:rPr>
        <w:t xml:space="preserve"> </w:t>
      </w:r>
      <w:r>
        <w:rPr>
          <w:rtl w:val="0"/>
          <w:lang w:val="en-US"/>
        </w:rPr>
        <w:t xml:space="preserve">[5]. This is </w:t>
      </w:r>
      <w:r>
        <w:rPr>
          <w:rtl w:val="0"/>
          <w:lang w:val="it-IT"/>
        </w:rPr>
        <w:t>because</w:t>
      </w:r>
      <w:r>
        <w:rPr>
          <w:rtl w:val="0"/>
        </w:rPr>
        <w:t xml:space="preserve"> </w:t>
      </w:r>
      <w:r>
        <w:rPr>
          <w:rtl w:val="0"/>
          <w:lang w:val="it-IT"/>
        </w:rPr>
        <w:t>of</w:t>
      </w:r>
      <w:r>
        <w:rPr>
          <w:rtl w:val="0"/>
          <w:lang w:val="en-US"/>
        </w:rPr>
        <w:t xml:space="preserve"> many factors, including</w:t>
      </w:r>
      <w:r>
        <w:rPr>
          <w:rtl w:val="0"/>
          <w:lang w:val="it-IT"/>
        </w:rPr>
        <w:t xml:space="preserve"> the</w:t>
      </w:r>
      <w:r>
        <w:rPr>
          <w:rtl w:val="0"/>
          <w:lang w:val="en-US"/>
        </w:rPr>
        <w:t xml:space="preserve"> low-architecture ML</w:t>
      </w:r>
      <w:r>
        <w:rPr>
          <w:rtl w:val="0"/>
          <w:lang w:val="it-IT"/>
        </w:rPr>
        <w:t xml:space="preserve"> models and training</w:t>
      </w:r>
      <w:r>
        <w:rPr>
          <w:rtl w:val="0"/>
          <w:lang w:val="en-US"/>
        </w:rPr>
        <w:t xml:space="preserve"> used in th</w:t>
      </w:r>
      <w:r>
        <w:rPr>
          <w:rtl w:val="0"/>
          <w:lang w:val="it-IT"/>
        </w:rPr>
        <w:t>ese</w:t>
      </w:r>
      <w:r>
        <w:rPr>
          <w:rtl w:val="0"/>
          <w:lang w:val="en-US"/>
        </w:rPr>
        <w:t xml:space="preserve"> investigation</w:t>
      </w:r>
      <w:r>
        <w:rPr>
          <w:rtl w:val="0"/>
          <w:lang w:val="it-IT"/>
        </w:rPr>
        <w:t>s</w:t>
      </w:r>
      <w:r>
        <w:rPr>
          <w:rtl w:val="0"/>
          <w:lang w:val="en-US"/>
        </w:rPr>
        <w:t xml:space="preserve">. Nevertheless, this </w:t>
      </w:r>
      <w:r>
        <w:rPr>
          <w:rtl w:val="0"/>
          <w:lang w:val="it-IT"/>
        </w:rPr>
        <w:t>presents</w:t>
      </w:r>
      <w:r>
        <w:rPr>
          <w:rtl w:val="0"/>
          <w:lang w:val="en-US"/>
        </w:rPr>
        <w:t xml:space="preserve"> a significant challenge, as patterns of brain activity used for classification are believed to be associated with speech activity itself, but not with its content, particular</w:t>
      </w:r>
      <w:r>
        <w:rPr>
          <w:rtl w:val="0"/>
          <w:lang w:val="it-IT"/>
        </w:rPr>
        <w:t>ly</w:t>
      </w:r>
      <w:r>
        <w:rPr>
          <w:rtl w:val="0"/>
          <w:lang w:val="en-US"/>
        </w:rPr>
        <w:t xml:space="preserve"> with individual words, which are currently described in sufficient detail. </w:t>
      </w:r>
      <w:r>
        <w:rPr>
          <w:rtl w:val="0"/>
          <w:lang w:val="it-IT"/>
        </w:rPr>
        <w:t>L</w:t>
      </w:r>
      <w:r>
        <w:rPr>
          <w:rtl w:val="0"/>
          <w:lang w:val="en-US"/>
        </w:rPr>
        <w:t xml:space="preserve">argely because when studying the mechanisms and electrographic manifestations of speech activity, researchers often limit themselves to individual neocortical areas, in particular the sensorimotor cortex. Thus, without proper muscle activation that comes with speech performance, the detection of </w:t>
      </w:r>
      <w:r>
        <w:rPr>
          <w:rtl w:val="0"/>
          <w:lang w:val="it-IT"/>
        </w:rPr>
        <w:t>i</w:t>
      </w:r>
      <w:r>
        <w:rPr>
          <w:rtl w:val="0"/>
          <w:lang w:val="en-US"/>
        </w:rPr>
        <w:t xml:space="preserve">magined speech brain signals becomes significantly harder. </w:t>
      </w:r>
    </w:p>
    <w:p>
      <w:pPr>
        <w:pStyle w:val="Body A"/>
      </w:pPr>
    </w:p>
    <w:p>
      <w:pPr>
        <w:pStyle w:val="Body A"/>
      </w:pPr>
      <w:r>
        <w:rPr>
          <w:rtl w:val="0"/>
          <w:lang w:val="it-IT"/>
        </w:rPr>
        <w:t>An additional</w:t>
      </w:r>
      <w:r>
        <w:rPr>
          <w:rtl w:val="0"/>
          <w:lang w:val="en-US"/>
        </w:rPr>
        <w:t xml:space="preserve"> challenge </w:t>
      </w:r>
      <w:r>
        <w:rPr>
          <w:rtl w:val="0"/>
          <w:lang w:val="it-IT"/>
        </w:rPr>
        <w:t xml:space="preserve">is added upon with </w:t>
      </w:r>
      <w:r>
        <w:rPr>
          <w:rtl w:val="0"/>
          <w:lang w:val="en-US"/>
        </w:rPr>
        <w:t xml:space="preserve">the lack of a proper English database for </w:t>
      </w:r>
      <w:r>
        <w:rPr>
          <w:rtl w:val="0"/>
          <w:lang w:val="it-IT"/>
        </w:rPr>
        <w:t>labelling</w:t>
      </w:r>
      <w:r>
        <w:rPr>
          <w:rtl w:val="0"/>
          <w:lang w:val="en-US"/>
        </w:rPr>
        <w:t xml:space="preserve"> imagined speech signals</w:t>
      </w:r>
      <w:r>
        <w:rPr>
          <w:rtl w:val="0"/>
          <w:lang w:val="it-IT"/>
        </w:rPr>
        <w:t>, and hence training a supervised sequence-to-sequence model</w:t>
      </w:r>
      <w:r>
        <w:rPr>
          <w:rtl w:val="0"/>
        </w:rPr>
        <w:t xml:space="preserve">. </w:t>
      </w:r>
      <w:r>
        <w:rPr>
          <w:rtl w:val="0"/>
          <w:lang w:val="it-IT"/>
        </w:rPr>
        <w:t>C</w:t>
      </w:r>
      <w:r>
        <w:rPr>
          <w:rtl w:val="0"/>
          <w:lang w:val="en-US"/>
        </w:rPr>
        <w:t xml:space="preserve">urrently, only </w:t>
      </w:r>
      <w:r>
        <w:rPr>
          <w:rtl w:val="0"/>
          <w:lang w:val="it-IT"/>
        </w:rPr>
        <w:t>three</w:t>
      </w:r>
      <w:r>
        <w:rPr>
          <w:rtl w:val="0"/>
        </w:rPr>
        <w:t xml:space="preserve"> </w:t>
      </w:r>
      <w:r>
        <w:rPr>
          <w:rtl w:val="0"/>
          <w:lang w:val="it-IT"/>
        </w:rPr>
        <w:t>major</w:t>
      </w:r>
      <w:r>
        <w:rPr>
          <w:rtl w:val="0"/>
        </w:rPr>
        <w:t xml:space="preserve"> datasets </w:t>
      </w:r>
      <w:r>
        <w:rPr>
          <w:rtl w:val="0"/>
          <w:lang w:val="it-IT"/>
        </w:rPr>
        <w:t xml:space="preserve">for the designated task </w:t>
      </w:r>
      <w:r>
        <w:rPr>
          <w:rtl w:val="0"/>
          <w:lang w:val="en-US"/>
        </w:rPr>
        <w:t xml:space="preserve">are available: </w:t>
      </w:r>
      <w:r>
        <w:rPr>
          <w:i w:val="1"/>
          <w:iCs w:val="1"/>
          <w:rtl w:val="1"/>
          <w:lang w:val="ar-SA" w:bidi="ar-SA"/>
        </w:rPr>
        <w:t>“</w:t>
      </w:r>
      <w:r>
        <w:rPr>
          <w:i w:val="1"/>
          <w:iCs w:val="1"/>
          <w:rtl w:val="0"/>
          <w:lang w:val="en-US"/>
        </w:rPr>
        <w:t>Thinking Out Loud</w:t>
      </w:r>
      <w:r>
        <w:rPr>
          <w:i w:val="1"/>
          <w:iCs w:val="1"/>
          <w:rtl w:val="0"/>
        </w:rPr>
        <w:t>”</w:t>
      </w:r>
      <w:r>
        <w:rPr>
          <w:i w:val="1"/>
          <w:iCs w:val="1"/>
          <w:rtl w:val="0"/>
          <w:lang w:val="it-IT"/>
        </w:rPr>
        <w:t xml:space="preserve">, </w:t>
      </w:r>
      <w:r>
        <w:rPr>
          <w:i w:val="1"/>
          <w:iCs w:val="1"/>
          <w:rtl w:val="1"/>
          <w:lang w:val="ar-SA" w:bidi="ar-SA"/>
        </w:rPr>
        <w:t>“</w:t>
      </w:r>
      <w:r>
        <w:rPr>
          <w:i w:val="1"/>
          <w:iCs w:val="1"/>
          <w:rtl w:val="0"/>
          <w:lang w:val="en-US"/>
        </w:rPr>
        <w:t>Imagined Speech</w:t>
      </w:r>
      <w:r>
        <w:rPr>
          <w:i w:val="1"/>
          <w:iCs w:val="1"/>
          <w:rtl w:val="0"/>
        </w:rPr>
        <w:t>”</w:t>
      </w:r>
      <w:r>
        <w:rPr>
          <w:i w:val="1"/>
          <w:iCs w:val="1"/>
          <w:rtl w:val="0"/>
          <w:lang w:val="it-IT"/>
        </w:rPr>
        <w:t xml:space="preserve">, </w:t>
      </w:r>
      <w:r>
        <w:rPr>
          <w:rtl w:val="0"/>
          <w:lang w:val="it-IT"/>
        </w:rPr>
        <w:t xml:space="preserve">and </w:t>
      </w:r>
      <w:r>
        <w:rPr>
          <w:i w:val="1"/>
          <w:iCs w:val="1"/>
          <w:rtl w:val="0"/>
          <w:lang w:val="de-DE"/>
        </w:rPr>
        <w:t>Chisco</w:t>
      </w:r>
      <w:r>
        <w:rPr>
          <w:rtl w:val="0"/>
          <w:lang w:val="en-US"/>
        </w:rPr>
        <w:t xml:space="preserve"> [6][7][22]. The most relevant one, </w:t>
      </w:r>
      <w:r>
        <w:rPr>
          <w:i w:val="1"/>
          <w:iCs w:val="1"/>
          <w:rtl w:val="1"/>
          <w:lang w:val="ar-SA" w:bidi="ar-SA"/>
        </w:rPr>
        <w:t>“</w:t>
      </w:r>
      <w:r>
        <w:rPr>
          <w:i w:val="1"/>
          <w:iCs w:val="1"/>
          <w:rtl w:val="0"/>
          <w:lang w:val="en-US"/>
        </w:rPr>
        <w:t>Thinking Out Loud,</w:t>
      </w:r>
      <w:r>
        <w:rPr>
          <w:i w:val="1"/>
          <w:iCs w:val="1"/>
          <w:rtl w:val="0"/>
        </w:rPr>
        <w:t>”</w:t>
      </w:r>
      <w:r>
        <w:rPr>
          <w:rtl w:val="0"/>
          <w:lang w:val="en-US"/>
        </w:rPr>
        <w:t xml:space="preserve"> has several limitations: the study was conducted in Spanish; additionally, the database was designed to classify only four words: </w:t>
      </w:r>
      <w:r>
        <w:rPr>
          <w:i w:val="1"/>
          <w:iCs w:val="1"/>
          <w:rtl w:val="0"/>
          <w:lang w:val="es-ES_tradnl"/>
        </w:rPr>
        <w:t>arriba</w:t>
      </w:r>
      <w:r>
        <w:rPr>
          <w:rtl w:val="0"/>
        </w:rPr>
        <w:t xml:space="preserve"> (up), </w:t>
      </w:r>
      <w:r>
        <w:rPr>
          <w:i w:val="1"/>
          <w:iCs w:val="1"/>
          <w:rtl w:val="0"/>
          <w:lang w:val="es-ES_tradnl"/>
        </w:rPr>
        <w:t>abajo</w:t>
      </w:r>
      <w:r>
        <w:rPr>
          <w:rtl w:val="0"/>
          <w:lang w:val="en-US"/>
        </w:rPr>
        <w:t xml:space="preserve"> (down), </w:t>
      </w:r>
      <w:r>
        <w:rPr>
          <w:i w:val="1"/>
          <w:iCs w:val="1"/>
          <w:rtl w:val="0"/>
          <w:lang w:val="es-ES_tradnl"/>
        </w:rPr>
        <w:t>derecha</w:t>
      </w:r>
      <w:r>
        <w:rPr>
          <w:rtl w:val="0"/>
          <w:lang w:val="en-US"/>
        </w:rPr>
        <w:t xml:space="preserve"> (right), and </w:t>
      </w:r>
      <w:r>
        <w:rPr>
          <w:i w:val="1"/>
          <w:iCs w:val="1"/>
          <w:rtl w:val="0"/>
          <w:lang w:val="es-ES_tradnl"/>
        </w:rPr>
        <w:t>izquierda</w:t>
      </w:r>
      <w:r>
        <w:rPr>
          <w:rtl w:val="0"/>
          <w:lang w:val="en-US"/>
        </w:rPr>
        <w:t xml:space="preserve"> (left). The experimental setup included three conditions: inner/pronounced speech and visualized condition. During the imagined speech condition, participants were asked to imagine their voice, repeating the corresponding word. In the pronounced speech condition, they were asked to repeat the words aloud in response to visual prompts. The visualized condition involved participants focusing on mentally moving a circle displayed in the center of a screen in the direction indicated by a visual cue. We emphasize that the dataset's size is not sufficient to develop the prototype model we're planning. Moreover, Spanish is not ideal for building this dataset because of its longer words with more syllables compared to English. Additionally, just four words are far from enough to cover the variety needed to translate entire phrases. Therefore, a key step in our project is creating an actual dataset for training the model. We will detail our plan for this in the section on the experimental setup.</w:t>
      </w:r>
      <w:r>
        <w:rPr>
          <w:rtl w:val="0"/>
          <w:lang w:val="it-IT"/>
        </w:rPr>
        <w:t xml:space="preserve"> Nevertheless, for the current state of the research, the model and training presented in the upcoming sections </w:t>
      </w:r>
      <w:r>
        <w:rPr>
          <w:rtl w:val="0"/>
          <w:lang w:val="en-US"/>
        </w:rPr>
        <w:t>were</w:t>
      </w:r>
      <w:r>
        <w:rPr>
          <w:rtl w:val="0"/>
          <w:lang w:val="it-IT"/>
        </w:rPr>
        <w:t xml:space="preserve"> done on the Chisco dataset, the largest imagined speech dataset available</w:t>
      </w:r>
      <w:r>
        <w:rPr>
          <w:rtl w:val="0"/>
        </w:rPr>
        <w:t>,</w:t>
      </w:r>
      <w:r>
        <w:rPr>
          <w:rtl w:val="0"/>
          <w:lang w:val="it-IT"/>
        </w:rPr>
        <w:t xml:space="preserve"> with 5 patients recording EEG close to 30,000 imagined speech sentences</w:t>
      </w:r>
      <w:r>
        <w:rPr>
          <w:rtl w:val="0"/>
        </w:rPr>
        <w:t xml:space="preserve">, </w:t>
      </w:r>
      <w:r>
        <w:rPr>
          <w:rtl w:val="0"/>
          <w:lang w:val="it-IT"/>
        </w:rPr>
        <w:t xml:space="preserve">though in Mandarin </w:t>
      </w:r>
      <w:r>
        <w:rPr>
          <w:rtl w:val="0"/>
          <w:lang w:val="nl-NL"/>
        </w:rPr>
        <w:t>Chinese</w:t>
      </w:r>
      <w:r>
        <w:rPr>
          <w:rtl w:val="0"/>
          <w:lang w:val="it-IT"/>
        </w:rPr>
        <w:t xml:space="preserve"> [22].</w:t>
      </w:r>
    </w:p>
    <w:p>
      <w:pPr>
        <w:pStyle w:val="heading2"/>
        <w:rPr>
          <w:rFonts w:ascii="Crimson Text Bold" w:cs="Crimson Text Bold" w:hAnsi="Crimson Text Bold" w:eastAsia="Crimson Text Bold"/>
          <w:b w:val="0"/>
          <w:bCs w:val="0"/>
        </w:rPr>
      </w:pPr>
      <w:r>
        <w:rPr>
          <w:rFonts w:ascii="Crimson Text Bold" w:hAnsi="Crimson Text Bold"/>
          <w:b w:val="0"/>
          <w:bCs w:val="0"/>
          <w:rtl w:val="0"/>
          <w:lang w:val="it-IT"/>
        </w:rPr>
        <w:t xml:space="preserve">2.2 </w:t>
      </w:r>
      <w:r>
        <w:rPr>
          <w:rFonts w:ascii="Crimson Text Bold" w:hAnsi="Crimson Text Bold"/>
          <w:b w:val="0"/>
          <w:bCs w:val="0"/>
          <w:rtl w:val="0"/>
          <w:lang w:val="en-US"/>
        </w:rPr>
        <w:t xml:space="preserve">Experimental Protocol &amp; Dataset Collection </w:t>
      </w:r>
    </w:p>
    <w:p>
      <w:pPr>
        <w:pStyle w:val="heading 3"/>
        <w:rPr>
          <w:rFonts w:ascii="Crimson Text Regular" w:cs="Crimson Text Regular" w:hAnsi="Crimson Text Regular" w:eastAsia="Crimson Text Regular"/>
        </w:rPr>
      </w:pPr>
      <w:r>
        <w:rPr>
          <w:rFonts w:ascii="Crimson Text Regular" w:hAnsi="Crimson Text Regular"/>
          <w:rtl w:val="0"/>
          <w:lang w:val="it-IT"/>
        </w:rPr>
        <w:t>2.2.1</w:t>
      </w:r>
      <w:r>
        <w:rPr>
          <w:rFonts w:ascii="Crimson Text Regular" w:hAnsi="Crimson Text Regular"/>
          <w:rtl w:val="0"/>
          <w:lang w:val="en-US"/>
        </w:rPr>
        <w:t xml:space="preserve"> Experimental Protocol</w:t>
      </w:r>
    </w:p>
    <w:p>
      <w:pPr>
        <w:pStyle w:val="abstract"/>
        <w:ind w:firstLine="227"/>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As we have </w:t>
      </w:r>
      <w:r>
        <w:rPr>
          <w:rFonts w:ascii="Crimson Text Regular" w:hAnsi="Crimson Text Regular"/>
          <w:sz w:val="20"/>
          <w:szCs w:val="20"/>
          <w:rtl w:val="0"/>
          <w:lang w:val="it-IT"/>
        </w:rPr>
        <w:t>outlined</w:t>
      </w:r>
      <w:r>
        <w:rPr>
          <w:rFonts w:ascii="Crimson Text Regular" w:hAnsi="Crimson Text Regular"/>
          <w:sz w:val="20"/>
          <w:szCs w:val="20"/>
          <w:rtl w:val="0"/>
          <w:lang w:val="en-US"/>
        </w:rPr>
        <w:t xml:space="preserve"> in the </w:t>
      </w:r>
      <w:r>
        <w:rPr>
          <w:rFonts w:ascii="Crimson Text Regular" w:hAnsi="Crimson Text Regular"/>
          <w:sz w:val="20"/>
          <w:szCs w:val="20"/>
          <w:rtl w:val="0"/>
          <w:lang w:val="it-IT"/>
        </w:rPr>
        <w:t>previous</w:t>
      </w:r>
      <w:r>
        <w:rPr>
          <w:rFonts w:ascii="Crimson Text Regular" w:hAnsi="Crimson Text Regular"/>
          <w:sz w:val="20"/>
          <w:szCs w:val="20"/>
          <w:rtl w:val="0"/>
          <w:lang w:val="en-US"/>
        </w:rPr>
        <w:t xml:space="preserve"> section, the </w:t>
      </w:r>
      <w:r>
        <w:rPr>
          <w:rFonts w:ascii="Crimson Text Regular" w:hAnsi="Crimson Text Regular"/>
          <w:sz w:val="20"/>
          <w:szCs w:val="20"/>
          <w:rtl w:val="0"/>
          <w:lang w:val="it-IT"/>
        </w:rPr>
        <w:t xml:space="preserve">lack of a proper well </w:t>
      </w:r>
      <w:r>
        <w:rPr>
          <w:rFonts w:ascii="Crimson Text Regular" w:hAnsi="Crimson Text Regular"/>
          <w:sz w:val="20"/>
          <w:szCs w:val="20"/>
          <w:rtl w:val="0"/>
          <w:lang w:val="en-US"/>
        </w:rPr>
        <w:t>well-structured</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existing </w:t>
      </w:r>
      <w:r>
        <w:rPr>
          <w:rFonts w:ascii="Crimson Text Regular" w:hAnsi="Crimson Text Regular"/>
          <w:sz w:val="20"/>
          <w:szCs w:val="20"/>
          <w:rtl w:val="0"/>
          <w:lang w:val="it-IT"/>
        </w:rPr>
        <w:t xml:space="preserve">English </w:t>
      </w:r>
      <w:r>
        <w:rPr>
          <w:rFonts w:ascii="Crimson Text Regular" w:hAnsi="Crimson Text Regular"/>
          <w:sz w:val="20"/>
          <w:szCs w:val="20"/>
          <w:rtl w:val="0"/>
          <w:lang w:val="en-US"/>
        </w:rPr>
        <w:t>database requires us to develop a new</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reliable dataset ourselves. In this section, we are going to </w:t>
      </w:r>
      <w:r>
        <w:rPr>
          <w:rFonts w:ascii="Crimson Text Regular" w:hAnsi="Crimson Text Regular"/>
          <w:sz w:val="20"/>
          <w:szCs w:val="20"/>
          <w:rtl w:val="0"/>
          <w:lang w:val="it-IT"/>
        </w:rPr>
        <w:t>discuss and propose</w:t>
      </w:r>
      <w:r>
        <w:rPr>
          <w:rFonts w:ascii="Crimson Text Regular" w:hAnsi="Crimson Text Regular"/>
          <w:sz w:val="20"/>
          <w:szCs w:val="20"/>
          <w:rtl w:val="0"/>
          <w:lang w:val="en-US"/>
        </w:rPr>
        <w:t xml:space="preserve"> the experimental setup that</w:t>
      </w:r>
      <w:r>
        <w:rPr>
          <w:rFonts w:ascii="Crimson Text Regular" w:hAnsi="Crimson Text Regular"/>
          <w:sz w:val="20"/>
          <w:szCs w:val="20"/>
          <w:rtl w:val="0"/>
          <w:lang w:val="it-IT"/>
        </w:rPr>
        <w:t xml:space="preserve"> is </w:t>
      </w:r>
      <w:r>
        <w:rPr>
          <w:rFonts w:ascii="Crimson Text Regular" w:hAnsi="Crimson Text Regular"/>
          <w:sz w:val="20"/>
          <w:szCs w:val="20"/>
          <w:rtl w:val="0"/>
          <w:lang w:val="en-US"/>
        </w:rPr>
        <w:t xml:space="preserve">going to </w:t>
      </w:r>
      <w:r>
        <w:rPr>
          <w:rFonts w:ascii="Crimson Text Regular" w:hAnsi="Crimson Text Regular"/>
          <w:sz w:val="20"/>
          <w:szCs w:val="20"/>
          <w:rtl w:val="0"/>
          <w:lang w:val="it-IT"/>
        </w:rPr>
        <w:t xml:space="preserve">be employed for the construction of </w:t>
      </w:r>
      <w:r>
        <w:rPr>
          <w:rFonts w:ascii="Crimson Text Regular" w:hAnsi="Crimson Text Regular"/>
          <w:sz w:val="20"/>
          <w:szCs w:val="20"/>
          <w:rtl w:val="0"/>
        </w:rPr>
        <w:t xml:space="preserve">a dataset. </w:t>
      </w:r>
    </w:p>
    <w:p>
      <w:pPr>
        <w:pStyle w:val="abstract"/>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Starting from the dataset size, to obtain a sufficient amount of data to train the model, the number of samples that we need to collect is from a minimum of </w:t>
      </w:r>
      <w:r>
        <w:rPr>
          <w:rFonts w:ascii="Crimson Text Regular" w:hAnsi="Crimson Text Regular"/>
          <w:sz w:val="20"/>
          <w:szCs w:val="20"/>
          <w:rtl w:val="0"/>
          <w:lang w:val="it-IT"/>
        </w:rPr>
        <w:t xml:space="preserve">10,000 </w:t>
      </w:r>
      <w:r>
        <w:rPr>
          <w:rFonts w:ascii="Crimson Text Regular" w:hAnsi="Crimson Text Regular"/>
          <w:sz w:val="20"/>
          <w:szCs w:val="20"/>
          <w:rtl w:val="0"/>
          <w:lang w:val="en-US"/>
        </w:rPr>
        <w:t xml:space="preserve">to a desirable amount of </w:t>
      </w:r>
      <w:r>
        <w:rPr>
          <w:rFonts w:ascii="Crimson Text Regular" w:hAnsi="Crimson Text Regular"/>
          <w:sz w:val="20"/>
          <w:szCs w:val="20"/>
          <w:rtl w:val="0"/>
          <w:lang w:val="it-IT"/>
        </w:rPr>
        <w:t>5</w:t>
      </w:r>
      <w:r>
        <w:rPr>
          <w:rFonts w:ascii="Crimson Text Regular" w:hAnsi="Crimson Text Regular"/>
          <w:sz w:val="20"/>
          <w:szCs w:val="20"/>
          <w:rtl w:val="0"/>
        </w:rPr>
        <w:t>0</w:t>
      </w:r>
      <w:r>
        <w:rPr>
          <w:rFonts w:ascii="Crimson Text Regular" w:hAnsi="Crimson Text Regular"/>
          <w:sz w:val="20"/>
          <w:szCs w:val="20"/>
          <w:rtl w:val="0"/>
          <w:lang w:val="it-IT"/>
        </w:rPr>
        <w:t>,000</w:t>
      </w:r>
      <w:r>
        <w:rPr>
          <w:rFonts w:ascii="Crimson Text Regular" w:hAnsi="Crimson Text Regular"/>
          <w:sz w:val="20"/>
          <w:szCs w:val="20"/>
          <w:rtl w:val="0"/>
          <w:lang w:val="en-US"/>
        </w:rPr>
        <w:t xml:space="preserve"> sampl</w:t>
      </w:r>
      <w:r>
        <w:rPr>
          <w:rFonts w:ascii="Crimson Text Regular" w:hAnsi="Crimson Text Regular"/>
          <w:sz w:val="20"/>
          <w:szCs w:val="20"/>
          <w:rtl w:val="0"/>
          <w:lang w:val="it-IT"/>
        </w:rPr>
        <w:t>e imagined speech sentences in English</w:t>
      </w:r>
      <w:r>
        <w:rPr>
          <w:rFonts w:ascii="Crimson Text Regular" w:hAnsi="Crimson Text Regular"/>
          <w:sz w:val="20"/>
          <w:szCs w:val="20"/>
          <w:rtl w:val="0"/>
        </w:rPr>
        <w:t xml:space="preserve">. </w:t>
      </w:r>
      <w:r>
        <w:rPr>
          <w:rFonts w:ascii="Crimson Text Regular" w:hAnsi="Crimson Text Regular"/>
          <w:sz w:val="20"/>
          <w:szCs w:val="20"/>
          <w:rtl w:val="0"/>
          <w:lang w:val="en-US"/>
        </w:rPr>
        <w:t xml:space="preserve">Each </w:t>
      </w:r>
      <w:r>
        <w:rPr>
          <w:rFonts w:ascii="Crimson Text Regular" w:hAnsi="Crimson Text Regular"/>
          <w:sz w:val="20"/>
          <w:szCs w:val="20"/>
          <w:rtl w:val="0"/>
          <w:lang w:val="it-IT"/>
        </w:rPr>
        <w:t xml:space="preserve">patient </w:t>
      </w:r>
      <w:r>
        <w:rPr>
          <w:rFonts w:ascii="Crimson Text Regular" w:hAnsi="Crimson Text Regular"/>
          <w:sz w:val="20"/>
          <w:szCs w:val="20"/>
          <w:rtl w:val="0"/>
          <w:lang w:val="en-US"/>
        </w:rPr>
        <w:t>volunteer will have to sign a consent agreement in which they agree to undergo the standard procedure and are aware of the possible risks involved</w:t>
      </w:r>
      <w:r>
        <w:rPr>
          <w:rFonts w:ascii="Crimson Text Regular" w:hAnsi="Crimson Text Regular"/>
          <w:sz w:val="20"/>
          <w:szCs w:val="20"/>
          <w:rtl w:val="0"/>
          <w:lang w:val="it-IT"/>
        </w:rPr>
        <w:t>, complying with the ethical regulations</w:t>
      </w:r>
      <w:r>
        <w:rPr>
          <w:rFonts w:ascii="Crimson Text Regular" w:hAnsi="Crimson Text Regular"/>
          <w:sz w:val="20"/>
          <w:szCs w:val="20"/>
          <w:rtl w:val="0"/>
          <w:lang w:val="en-US"/>
        </w:rPr>
        <w:t xml:space="preserve">. After signing, the </w:t>
      </w:r>
      <w:r>
        <w:rPr>
          <w:rFonts w:ascii="Crimson Text Regular" w:hAnsi="Crimson Text Regular"/>
          <w:sz w:val="20"/>
          <w:szCs w:val="20"/>
          <w:rtl w:val="0"/>
          <w:lang w:val="it-IT"/>
        </w:rPr>
        <w:t xml:space="preserve">subject will be wearing the </w:t>
      </w:r>
      <w:r>
        <w:rPr>
          <w:rFonts w:ascii="Crimson Text Regular" w:hAnsi="Crimson Text Regular"/>
          <w:sz w:val="20"/>
          <w:szCs w:val="20"/>
          <w:rtl w:val="0"/>
          <w:lang w:val="en-US"/>
        </w:rPr>
        <w:t xml:space="preserve">EEG </w:t>
      </w:r>
      <w:r>
        <w:rPr>
          <w:rFonts w:ascii="Crimson Text Regular" w:hAnsi="Crimson Text Regular"/>
          <w:sz w:val="20"/>
          <w:szCs w:val="20"/>
          <w:rtl w:val="0"/>
          <w:lang w:val="it-IT"/>
        </w:rPr>
        <w:t xml:space="preserve">headset </w:t>
      </w:r>
      <w:r>
        <w:rPr>
          <w:rFonts w:ascii="Crimson Text Regular" w:hAnsi="Crimson Text Regular"/>
          <w:sz w:val="20"/>
          <w:szCs w:val="20"/>
          <w:rtl w:val="0"/>
          <w:lang w:val="en-US"/>
        </w:rPr>
        <w:t>(</w:t>
      </w:r>
      <w:r>
        <w:rPr>
          <w:rFonts w:ascii="Crimson Text Regular" w:hAnsi="Crimson Text Regular"/>
          <w:sz w:val="20"/>
          <w:szCs w:val="20"/>
          <w:rtl w:val="0"/>
          <w:lang w:val="it-IT"/>
        </w:rPr>
        <w:t>t</w:t>
      </w:r>
      <w:r>
        <w:rPr>
          <w:rFonts w:ascii="Crimson Text Regular" w:hAnsi="Crimson Text Regular"/>
          <w:sz w:val="20"/>
          <w:szCs w:val="20"/>
          <w:rtl w:val="0"/>
          <w:lang w:val="en-US"/>
        </w:rPr>
        <w:t>he specifics of the equipment and its construction are</w:t>
      </w:r>
      <w:r>
        <w:rPr>
          <w:rFonts w:ascii="Crimson Text Regular" w:hAnsi="Crimson Text Regular"/>
          <w:sz w:val="20"/>
          <w:szCs w:val="20"/>
          <w:rtl w:val="0"/>
          <w:lang w:val="it-IT"/>
        </w:rPr>
        <w:t xml:space="preserve"> described in</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the </w:t>
      </w:r>
      <w:r>
        <w:rPr>
          <w:rFonts w:ascii="Crimson Text Regular" w:hAnsi="Crimson Text Regular"/>
          <w:sz w:val="20"/>
          <w:szCs w:val="20"/>
          <w:rtl w:val="0"/>
          <w:lang w:val="it-IT"/>
        </w:rPr>
        <w:t>upcoming sections</w:t>
      </w:r>
      <w:r>
        <w:rPr>
          <w:rFonts w:ascii="Crimson Text Regular" w:hAnsi="Crimson Text Regular"/>
          <w:sz w:val="20"/>
          <w:szCs w:val="20"/>
          <w:rtl w:val="0"/>
          <w:lang w:val="en-US"/>
        </w:rPr>
        <w:t xml:space="preserve">). The patient will be </w:t>
      </w:r>
      <w:r>
        <w:rPr>
          <w:rFonts w:ascii="Crimson Text Regular" w:hAnsi="Crimson Text Regular"/>
          <w:sz w:val="20"/>
          <w:szCs w:val="20"/>
          <w:rtl w:val="0"/>
          <w:lang w:val="it-IT"/>
        </w:rPr>
        <w:t>located</w:t>
      </w:r>
      <w:r>
        <w:rPr>
          <w:rFonts w:ascii="Crimson Text Regular" w:hAnsi="Crimson Text Regular"/>
          <w:sz w:val="20"/>
          <w:szCs w:val="20"/>
          <w:rtl w:val="0"/>
          <w:lang w:val="en-US"/>
        </w:rPr>
        <w:t xml:space="preserve"> in a semi-dark </w:t>
      </w:r>
      <w:r>
        <w:rPr>
          <w:rFonts w:ascii="Crimson Text Regular" w:hAnsi="Crimson Text Regular"/>
          <w:sz w:val="20"/>
          <w:szCs w:val="20"/>
          <w:rtl w:val="0"/>
          <w:lang w:val="it-IT"/>
        </w:rPr>
        <w:t>room</w:t>
      </w:r>
      <w:r>
        <w:rPr>
          <w:rFonts w:ascii="Crimson Text Regular" w:hAnsi="Crimson Text Regular"/>
          <w:sz w:val="20"/>
          <w:szCs w:val="20"/>
          <w:rtl w:val="0"/>
          <w:lang w:val="en-US"/>
        </w:rPr>
        <w:t>, without distractions that could interfere with the experimentation</w:t>
      </w:r>
      <w:r>
        <w:rPr>
          <w:rFonts w:ascii="Crimson Text Regular" w:hAnsi="Crimson Text Regular"/>
          <w:sz w:val="20"/>
          <w:szCs w:val="20"/>
          <w:rtl w:val="0"/>
          <w:lang w:val="it-IT"/>
        </w:rPr>
        <w:t xml:space="preserve">, thereby avoiding the </w:t>
      </w:r>
      <w:r>
        <w:rPr>
          <w:rFonts w:ascii="Crimson Text Regular" w:hAnsi="Crimson Text Regular"/>
          <w:sz w:val="20"/>
          <w:szCs w:val="20"/>
          <w:rtl w:val="0"/>
          <w:lang w:val="en-US"/>
        </w:rPr>
        <w:t>unnecessary</w:t>
      </w:r>
      <w:r>
        <w:rPr>
          <w:rFonts w:ascii="Crimson Text Regular" w:hAnsi="Crimson Text Regular"/>
          <w:sz w:val="20"/>
          <w:szCs w:val="20"/>
          <w:rtl w:val="0"/>
          <w:lang w:val="it-IT"/>
        </w:rPr>
        <w:t xml:space="preserve"> activation of other areas of the brain</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which would add noise to the signal</w:t>
      </w:r>
      <w:r>
        <w:rPr>
          <w:rFonts w:ascii="Crimson Text Regular" w:hAnsi="Crimson Text Regular"/>
          <w:sz w:val="20"/>
          <w:szCs w:val="20"/>
          <w:rtl w:val="0"/>
          <w:lang w:val="en-US"/>
        </w:rPr>
        <w:t xml:space="preserve">. He/She will sit in an armchair in front of a screen where there will be </w:t>
      </w:r>
      <w:r>
        <w:rPr>
          <w:rFonts w:ascii="Crimson Text Regular" w:hAnsi="Crimson Text Regular"/>
          <w:sz w:val="20"/>
          <w:szCs w:val="20"/>
          <w:rtl w:val="0"/>
          <w:lang w:val="it-IT"/>
        </w:rPr>
        <w:t xml:space="preserve">a </w:t>
      </w:r>
      <w:r>
        <w:rPr>
          <w:rFonts w:ascii="Crimson Text Regular" w:hAnsi="Crimson Text Regular"/>
          <w:sz w:val="20"/>
          <w:szCs w:val="20"/>
          <w:rtl w:val="0"/>
          <w:lang w:val="en-US"/>
        </w:rPr>
        <w:t>sentence</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shown at a time (black </w:t>
      </w:r>
      <w:r>
        <w:rPr>
          <w:rFonts w:ascii="Crimson Text Regular" w:hAnsi="Crimson Text Regular"/>
          <w:sz w:val="20"/>
          <w:szCs w:val="20"/>
          <w:rtl w:val="0"/>
          <w:lang w:val="it-IT"/>
        </w:rPr>
        <w:t>font color</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and</w:t>
      </w:r>
      <w:r>
        <w:rPr>
          <w:rFonts w:ascii="Crimson Text Regular" w:hAnsi="Crimson Text Regular"/>
          <w:sz w:val="20"/>
          <w:szCs w:val="20"/>
          <w:rtl w:val="0"/>
          <w:lang w:val="en-US"/>
        </w:rPr>
        <w:t xml:space="preserve"> white background</w:t>
      </w:r>
      <w:r>
        <w:rPr>
          <w:rFonts w:ascii="Crimson Text Regular" w:hAnsi="Crimson Text Regular"/>
          <w:sz w:val="20"/>
          <w:szCs w:val="20"/>
          <w:rtl w:val="0"/>
          <w:lang w:val="it-IT"/>
        </w:rPr>
        <w:t xml:space="preserve"> for contrast and clarity</w:t>
      </w:r>
      <w:r>
        <w:rPr>
          <w:rFonts w:ascii="Crimson Text Regular" w:hAnsi="Crimson Text Regular"/>
          <w:sz w:val="20"/>
          <w:szCs w:val="20"/>
          <w:rtl w:val="0"/>
          <w:lang w:val="en-US"/>
        </w:rPr>
        <w:t xml:space="preserve">). The researcher will </w:t>
      </w:r>
      <w:r>
        <w:rPr>
          <w:rFonts w:ascii="Crimson Text Regular" w:hAnsi="Crimson Text Regular"/>
          <w:sz w:val="20"/>
          <w:szCs w:val="20"/>
          <w:rtl w:val="0"/>
          <w:lang w:val="it-IT"/>
        </w:rPr>
        <w:t xml:space="preserve">be </w:t>
      </w:r>
      <w:r>
        <w:rPr>
          <w:rFonts w:ascii="Crimson Text Regular" w:hAnsi="Crimson Text Regular"/>
          <w:sz w:val="20"/>
          <w:szCs w:val="20"/>
          <w:rtl w:val="0"/>
          <w:lang w:val="en-US"/>
        </w:rPr>
        <w:t xml:space="preserve">sitting </w:t>
      </w:r>
      <w:r>
        <w:rPr>
          <w:rFonts w:ascii="Crimson Text Regular" w:hAnsi="Crimson Text Regular"/>
          <w:sz w:val="20"/>
          <w:szCs w:val="20"/>
          <w:rtl w:val="0"/>
          <w:lang w:val="it-IT"/>
        </w:rPr>
        <w:t xml:space="preserve">outside </w:t>
      </w:r>
      <w:r>
        <w:rPr>
          <w:rFonts w:ascii="Crimson Text Regular" w:hAnsi="Crimson Text Regular"/>
          <w:sz w:val="20"/>
          <w:szCs w:val="20"/>
          <w:rtl w:val="0"/>
          <w:lang w:val="en-US"/>
        </w:rPr>
        <w:t xml:space="preserve">the room, </w:t>
      </w:r>
      <w:r>
        <w:rPr>
          <w:rFonts w:ascii="Crimson Text Regular" w:hAnsi="Crimson Text Regular"/>
          <w:sz w:val="20"/>
          <w:szCs w:val="20"/>
          <w:rtl w:val="0"/>
          <w:lang w:val="it-IT"/>
        </w:rPr>
        <w:t>out of</w:t>
      </w:r>
      <w:r>
        <w:rPr>
          <w:rFonts w:ascii="Crimson Text Regular" w:hAnsi="Crimson Text Regular"/>
          <w:sz w:val="20"/>
          <w:szCs w:val="20"/>
          <w:rtl w:val="0"/>
          <w:lang w:val="en-US"/>
        </w:rPr>
        <w:t xml:space="preserve"> the subject's field of view, not to interfere with the experimentation</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[8]. </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The subject will be shown </w:t>
      </w:r>
      <w:r>
        <w:rPr>
          <w:rFonts w:ascii="Crimson Text Regular" w:hAnsi="Crimson Text Regular"/>
          <w:sz w:val="20"/>
          <w:szCs w:val="20"/>
          <w:rtl w:val="0"/>
          <w:lang w:val="it-IT"/>
        </w:rPr>
        <w:t xml:space="preserve">one sentence at </w:t>
      </w:r>
      <w:r>
        <w:rPr>
          <w:rFonts w:ascii="Crimson Text Regular" w:hAnsi="Crimson Text Regular"/>
          <w:sz w:val="20"/>
          <w:szCs w:val="20"/>
          <w:rtl w:val="0"/>
          <w:lang w:val="en-US"/>
        </w:rPr>
        <w:t>a</w:t>
      </w:r>
      <w:r>
        <w:rPr>
          <w:rFonts w:ascii="Crimson Text Regular" w:hAnsi="Crimson Text Regular"/>
          <w:sz w:val="20"/>
          <w:szCs w:val="20"/>
          <w:rtl w:val="0"/>
          <w:lang w:val="it-IT"/>
        </w:rPr>
        <w:t xml:space="preserve"> time</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for which he will have 10 seconds to </w:t>
      </w:r>
      <w:r>
        <w:rPr>
          <w:rFonts w:ascii="Crimson Text Regular" w:hAnsi="Crimson Text Regular"/>
          <w:sz w:val="20"/>
          <w:szCs w:val="20"/>
          <w:rtl w:val="0"/>
          <w:lang w:val="en-US"/>
        </w:rPr>
        <w:t>memorize</w:t>
      </w:r>
      <w:r>
        <w:rPr>
          <w:rFonts w:ascii="Crimson Text Regular" w:hAnsi="Crimson Text Regular"/>
          <w:sz w:val="20"/>
          <w:szCs w:val="20"/>
          <w:rtl w:val="0"/>
          <w:lang w:val="it-IT"/>
        </w:rPr>
        <w:t xml:space="preserve">, after the screen is turned off and the subject is asked to imagine as if the sentence </w:t>
      </w:r>
      <w:r>
        <w:rPr>
          <w:rFonts w:ascii="Crimson Text Regular" w:hAnsi="Crimson Text Regular"/>
          <w:sz w:val="20"/>
          <w:szCs w:val="20"/>
          <w:rtl w:val="0"/>
          <w:lang w:val="en-US"/>
        </w:rPr>
        <w:t>were</w:t>
      </w:r>
      <w:r>
        <w:rPr>
          <w:rFonts w:ascii="Crimson Text Regular" w:hAnsi="Crimson Text Regular"/>
          <w:sz w:val="20"/>
          <w:szCs w:val="20"/>
          <w:rtl w:val="0"/>
          <w:lang w:val="it-IT"/>
        </w:rPr>
        <w:t xml:space="preserve"> being pronounced aloud, though without actually saying it, </w:t>
      </w:r>
      <w:r>
        <w:rPr>
          <w:rFonts w:ascii="Crimson Text Regular" w:hAnsi="Crimson Text Regular"/>
          <w:sz w:val="20"/>
          <w:szCs w:val="20"/>
          <w:rtl w:val="0"/>
          <w:lang w:val="en-US"/>
        </w:rPr>
        <w:t>to</w:t>
      </w:r>
      <w:r>
        <w:rPr>
          <w:rFonts w:ascii="Crimson Text Regular" w:hAnsi="Crimson Text Regular"/>
          <w:sz w:val="20"/>
          <w:szCs w:val="20"/>
          <w:rtl w:val="0"/>
          <w:lang w:val="it-IT"/>
        </w:rPr>
        <w:t xml:space="preserve"> record imagined speech. Considering 20 seconds per sentence recording. </w:t>
      </w:r>
      <w:r>
        <w:rPr>
          <w:rFonts w:ascii="Crimson Text Regular" w:hAnsi="Crimson Text Regular"/>
          <w:sz w:val="20"/>
          <w:szCs w:val="20"/>
          <w:rtl w:val="0"/>
          <w:lang w:val="en-US"/>
        </w:rPr>
        <w:t xml:space="preserve">The whole procedure </w:t>
      </w:r>
      <w:r>
        <w:rPr>
          <w:rFonts w:ascii="Crimson Text Regular" w:hAnsi="Crimson Text Regular"/>
          <w:sz w:val="20"/>
          <w:szCs w:val="20"/>
          <w:rtl w:val="0"/>
          <w:lang w:val="it-IT"/>
        </w:rPr>
        <w:t>is</w:t>
      </w:r>
      <w:r>
        <w:rPr>
          <w:rFonts w:ascii="Crimson Text Regular" w:hAnsi="Crimson Text Regular"/>
          <w:sz w:val="20"/>
          <w:szCs w:val="20"/>
          <w:rtl w:val="0"/>
          <w:lang w:val="en-US"/>
        </w:rPr>
        <w:t xml:space="preserve"> directed by a light </w:t>
      </w:r>
      <w:r>
        <w:rPr>
          <w:rFonts w:ascii="Crimson Text Regular" w:hAnsi="Crimson Text Regular"/>
          <w:sz w:val="20"/>
          <w:szCs w:val="20"/>
          <w:rtl w:val="0"/>
          <w:lang w:val="it-IT"/>
        </w:rPr>
        <w:t>on the bottom of the screen indicating the task (</w:t>
      </w:r>
      <w:r>
        <w:rPr>
          <w:rFonts w:ascii="Crimson Text Regular" w:hAnsi="Crimson Text Regular"/>
          <w:i w:val="1"/>
          <w:iCs w:val="1"/>
          <w:sz w:val="20"/>
          <w:szCs w:val="20"/>
          <w:rtl w:val="0"/>
          <w:lang w:val="it-IT"/>
        </w:rPr>
        <w:t xml:space="preserve">red for </w:t>
      </w:r>
      <w:r>
        <w:rPr>
          <w:rFonts w:ascii="Crimson Text Regular" w:hAnsi="Crimson Text Regular"/>
          <w:i w:val="1"/>
          <w:iCs w:val="1"/>
          <w:sz w:val="20"/>
          <w:szCs w:val="20"/>
          <w:rtl w:val="0"/>
          <w:lang w:val="en-US"/>
        </w:rPr>
        <w:t>memorizing</w:t>
      </w:r>
      <w:r>
        <w:rPr>
          <w:rFonts w:ascii="Crimson Text Regular" w:hAnsi="Crimson Text Regular"/>
          <w:i w:val="1"/>
          <w:iCs w:val="1"/>
          <w:sz w:val="20"/>
          <w:szCs w:val="20"/>
          <w:rtl w:val="0"/>
          <w:lang w:val="it-IT"/>
        </w:rPr>
        <w:t xml:space="preserve">; green for imagining aloud). </w:t>
      </w:r>
      <w:r>
        <w:rPr>
          <w:rFonts w:ascii="Crimson Text Regular" w:hAnsi="Crimson Text Regular"/>
          <w:sz w:val="20"/>
          <w:szCs w:val="20"/>
          <w:rtl w:val="0"/>
          <w:lang w:val="it-IT"/>
        </w:rPr>
        <w:t>A</w:t>
      </w:r>
      <w:r>
        <w:rPr>
          <w:rFonts w:ascii="Crimson Text Regular" w:hAnsi="Crimson Text Regular"/>
          <w:sz w:val="20"/>
          <w:szCs w:val="20"/>
          <w:rtl w:val="0"/>
          <w:lang w:val="en-US"/>
        </w:rPr>
        <w:t>void</w:t>
      </w:r>
      <w:r>
        <w:rPr>
          <w:rFonts w:ascii="Crimson Text Regular" w:hAnsi="Crimson Text Regular"/>
          <w:sz w:val="20"/>
          <w:szCs w:val="20"/>
          <w:rtl w:val="0"/>
          <w:lang w:val="it-IT"/>
        </w:rPr>
        <w:t>ing</w:t>
      </w:r>
      <w:r>
        <w:rPr>
          <w:rFonts w:ascii="Crimson Text Regular" w:hAnsi="Crimson Text Regular"/>
          <w:sz w:val="20"/>
          <w:szCs w:val="20"/>
          <w:rtl w:val="0"/>
          <w:lang w:val="en-US"/>
        </w:rPr>
        <w:t xml:space="preserve"> interference with the EEG measurements, as well as </w:t>
      </w:r>
      <w:r>
        <w:rPr>
          <w:rFonts w:ascii="Crimson Text Regular" w:hAnsi="Crimson Text Regular"/>
          <w:sz w:val="20"/>
          <w:szCs w:val="20"/>
          <w:rtl w:val="0"/>
          <w:lang w:val="it-IT"/>
        </w:rPr>
        <w:t xml:space="preserve">potentially </w:t>
      </w:r>
      <w:r>
        <w:rPr>
          <w:rFonts w:ascii="Crimson Text Regular" w:hAnsi="Crimson Text Regular"/>
          <w:sz w:val="20"/>
          <w:szCs w:val="20"/>
          <w:rtl w:val="0"/>
          <w:lang w:val="en-US"/>
        </w:rPr>
        <w:t>the decoding of the researcher's voice, could activate the same regions involved in imagined speech production</w:t>
      </w:r>
      <w:r>
        <w:rPr>
          <w:rFonts w:ascii="Crimson Text Regular" w:hAnsi="Crimson Text Regular"/>
          <w:sz w:val="20"/>
          <w:szCs w:val="20"/>
          <w:rtl w:val="0"/>
          <w:lang w:val="it-IT"/>
        </w:rPr>
        <w:t xml:space="preserve"> and hence add </w:t>
      </w:r>
      <w:r>
        <w:rPr>
          <w:rFonts w:ascii="Crimson Text Regular" w:hAnsi="Crimson Text Regular"/>
          <w:sz w:val="20"/>
          <w:szCs w:val="20"/>
          <w:rtl w:val="0"/>
          <w:lang w:val="en-US"/>
        </w:rPr>
        <w:t>additional</w:t>
      </w:r>
      <w:r>
        <w:rPr>
          <w:rFonts w:ascii="Crimson Text Regular" w:hAnsi="Crimson Text Regular"/>
          <w:sz w:val="20"/>
          <w:szCs w:val="20"/>
          <w:rtl w:val="0"/>
          <w:lang w:val="it-IT"/>
        </w:rPr>
        <w:t xml:space="preserve"> noise to the signal</w:t>
      </w:r>
      <w:r>
        <w:rPr>
          <w:rFonts w:ascii="Crimson Text Regular" w:hAnsi="Crimson Text Regular"/>
          <w:sz w:val="20"/>
          <w:szCs w:val="20"/>
          <w:rtl w:val="0"/>
          <w:lang w:val="en-US"/>
        </w:rPr>
        <w:t>.</w:t>
      </w:r>
    </w:p>
    <w:p>
      <w:pPr>
        <w:pStyle w:val="heading 3"/>
        <w:rPr>
          <w:rFonts w:ascii="Crimson Text Regular" w:cs="Crimson Text Regular" w:hAnsi="Crimson Text Regular" w:eastAsia="Crimson Text Regular"/>
        </w:rPr>
      </w:pPr>
      <w:r>
        <w:rPr>
          <w:rFonts w:ascii="Crimson Text Regular" w:hAnsi="Crimson Text Regular"/>
          <w:rtl w:val="0"/>
          <w:lang w:val="en-US"/>
        </w:rPr>
        <w:t>2.2.2 Dataset Collection</w:t>
      </w:r>
    </w:p>
    <w:p>
      <w:pPr>
        <w:pStyle w:val="Body A"/>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Another relevant challenge that we want to address in this paper is the structure of the datasets, based on pairing EEG waves with </w:t>
      </w:r>
      <w:r>
        <w:rPr>
          <w:rFonts w:ascii="Crimson Text Regular" w:hAnsi="Crimson Text Regular"/>
          <w:sz w:val="20"/>
          <w:szCs w:val="20"/>
          <w:rtl w:val="0"/>
          <w:lang w:val="it-IT"/>
        </w:rPr>
        <w:t>sentences corresponding to the imagined speech</w:t>
      </w:r>
      <w:r>
        <w:rPr>
          <w:rFonts w:ascii="Crimson Text Regular" w:hAnsi="Crimson Text Regular"/>
          <w:sz w:val="20"/>
          <w:szCs w:val="20"/>
          <w:rtl w:val="0"/>
        </w:rPr>
        <w:t xml:space="preserve">. </w:t>
      </w:r>
      <w:r>
        <w:rPr>
          <w:rFonts w:ascii="Crimson Text Regular" w:hAnsi="Crimson Text Regular"/>
          <w:sz w:val="20"/>
          <w:szCs w:val="20"/>
          <w:rtl w:val="0"/>
          <w:lang w:val="it-IT"/>
        </w:rPr>
        <w:t>F</w:t>
      </w:r>
      <w:r>
        <w:rPr>
          <w:rFonts w:ascii="Crimson Text Regular" w:hAnsi="Crimson Text Regular"/>
          <w:sz w:val="20"/>
          <w:szCs w:val="20"/>
          <w:rtl w:val="0"/>
          <w:lang w:val="en-US"/>
        </w:rPr>
        <w:t xml:space="preserve">ew datasets </w:t>
      </w:r>
      <w:r>
        <w:rPr>
          <w:rFonts w:ascii="Crimson Text Regular" w:hAnsi="Crimson Text Regular"/>
          <w:sz w:val="20"/>
          <w:szCs w:val="20"/>
          <w:rtl w:val="0"/>
          <w:lang w:val="it-IT"/>
        </w:rPr>
        <w:t xml:space="preserve">of this </w:t>
      </w:r>
      <w:r>
        <w:rPr>
          <w:rFonts w:ascii="Crimson Text Regular" w:hAnsi="Crimson Text Regular"/>
          <w:sz w:val="20"/>
          <w:szCs w:val="20"/>
          <w:rtl w:val="0"/>
          <w:lang w:val="fr-FR"/>
        </w:rPr>
        <w:t>structure</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are available today </w:t>
      </w:r>
      <w:r>
        <w:rPr>
          <w:rFonts w:ascii="Crimson Text Regular" w:hAnsi="Crimson Text Regular"/>
          <w:sz w:val="20"/>
          <w:szCs w:val="20"/>
          <w:rtl w:val="0"/>
          <w:lang w:val="it-IT"/>
        </w:rPr>
        <w:t xml:space="preserve">following this metric, </w:t>
      </w:r>
      <w:r>
        <w:rPr>
          <w:rFonts w:ascii="Crimson Text Regular" w:hAnsi="Crimson Text Regular"/>
          <w:sz w:val="20"/>
          <w:szCs w:val="20"/>
          <w:rtl w:val="0"/>
          <w:lang w:val="en-US"/>
        </w:rPr>
        <w:t>particularly</w:t>
      </w:r>
      <w:r>
        <w:rPr>
          <w:rFonts w:ascii="Crimson Text Regular" w:hAnsi="Crimson Text Regular"/>
          <w:sz w:val="20"/>
          <w:szCs w:val="20"/>
          <w:rtl w:val="0"/>
          <w:lang w:val="it-IT"/>
        </w:rPr>
        <w:t xml:space="preserve"> lacking an </w:t>
      </w:r>
      <w:r>
        <w:rPr>
          <w:rFonts w:ascii="Crimson Text Regular" w:hAnsi="Crimson Text Regular"/>
          <w:sz w:val="20"/>
          <w:szCs w:val="20"/>
          <w:rtl w:val="0"/>
          <w:lang w:val="en-US"/>
        </w:rPr>
        <w:t>extensive</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English-based</w:t>
      </w:r>
      <w:r>
        <w:rPr>
          <w:rFonts w:ascii="Crimson Text Regular" w:hAnsi="Crimson Text Regular"/>
          <w:sz w:val="20"/>
          <w:szCs w:val="20"/>
          <w:rtl w:val="0"/>
          <w:lang w:val="it-IT"/>
        </w:rPr>
        <w:t xml:space="preserve"> dataset, as to our best current knowledge</w:t>
      </w:r>
      <w:r>
        <w:rPr>
          <w:rFonts w:ascii="Crimson Text Regular" w:hAnsi="Crimson Text Regular"/>
          <w:sz w:val="20"/>
          <w:szCs w:val="20"/>
          <w:rtl w:val="0"/>
        </w:rPr>
        <w:t>,</w:t>
      </w:r>
      <w:r>
        <w:rPr>
          <w:rFonts w:ascii="Crimson Text Regular" w:hAnsi="Crimson Text Regular"/>
          <w:sz w:val="20"/>
          <w:szCs w:val="20"/>
          <w:rtl w:val="0"/>
          <w:lang w:val="it-IT"/>
        </w:rPr>
        <w:t xml:space="preserve"> the only fulfilling option</w:t>
      </w:r>
      <w:r>
        <w:rPr>
          <w:rFonts w:ascii="Crimson Text Regular" w:hAnsi="Crimson Text Regular" w:hint="default"/>
          <w:sz w:val="20"/>
          <w:szCs w:val="20"/>
          <w:rtl w:val="0"/>
          <w:lang w:val="it-IT"/>
        </w:rPr>
        <w:t>—</w:t>
      </w:r>
      <w:r>
        <w:rPr>
          <w:rFonts w:ascii="Crimson Text Regular" w:hAnsi="Crimson Text Regular"/>
          <w:sz w:val="20"/>
          <w:szCs w:val="20"/>
          <w:rtl w:val="0"/>
          <w:lang w:val="it-IT"/>
        </w:rPr>
        <w:t>though in Mandarin Chinese</w:t>
      </w:r>
      <w:r>
        <w:rPr>
          <w:rFonts w:ascii="Crimson Text Regular" w:hAnsi="Crimson Text Regular" w:hint="default"/>
          <w:sz w:val="20"/>
          <w:szCs w:val="20"/>
          <w:rtl w:val="0"/>
          <w:lang w:val="it-IT"/>
        </w:rPr>
        <w:t xml:space="preserve">— </w:t>
      </w:r>
      <w:r>
        <w:rPr>
          <w:rFonts w:ascii="Crimson Text Regular" w:hAnsi="Crimson Text Regular"/>
          <w:sz w:val="20"/>
          <w:szCs w:val="20"/>
          <w:rtl w:val="0"/>
          <w:lang w:val="it-IT"/>
        </w:rPr>
        <w:t xml:space="preserve">is the Chisco dataset [22]. </w:t>
      </w:r>
      <w:r>
        <w:rPr>
          <w:rFonts w:ascii="Crimson Text Regular" w:hAnsi="Crimson Text Regular"/>
          <w:sz w:val="20"/>
          <w:szCs w:val="20"/>
          <w:rtl w:val="0"/>
          <w:lang w:val="en-US"/>
        </w:rPr>
        <w:t xml:space="preserve">This choice was motivated as, from a computational point of view, </w:t>
      </w:r>
      <w:r>
        <w:rPr>
          <w:rFonts w:ascii="Crimson Text Regular" w:hAnsi="Crimson Text Regular"/>
          <w:sz w:val="20"/>
          <w:szCs w:val="20"/>
          <w:rtl w:val="0"/>
          <w:lang w:val="it-IT"/>
        </w:rPr>
        <w:t xml:space="preserve">considering the problem as </w:t>
      </w:r>
      <w:r>
        <w:rPr>
          <w:rFonts w:ascii="Crimson Text Regular" w:hAnsi="Crimson Text Regular"/>
          <w:sz w:val="20"/>
          <w:szCs w:val="20"/>
          <w:rtl w:val="0"/>
        </w:rPr>
        <w:t xml:space="preserve">a </w:t>
      </w:r>
      <w:r>
        <w:rPr>
          <w:rFonts w:ascii="Crimson Text Regular" w:hAnsi="Crimson Text Regular"/>
          <w:sz w:val="20"/>
          <w:szCs w:val="20"/>
          <w:rtl w:val="0"/>
          <w:lang w:val="it-IT"/>
        </w:rPr>
        <w:t>stream of EEG data fed to a deep learning</w:t>
      </w:r>
      <w:r>
        <w:rPr>
          <w:rFonts w:ascii="Crimson Text Regular" w:hAnsi="Crimson Text Regular"/>
          <w:sz w:val="20"/>
          <w:szCs w:val="20"/>
          <w:rtl w:val="0"/>
          <w:lang w:val="it-IT"/>
        </w:rPr>
        <w:t xml:space="preserve"> model </w:t>
      </w:r>
      <w:r>
        <w:rPr>
          <w:rFonts w:ascii="Crimson Text Regular" w:hAnsi="Crimson Text Regular"/>
          <w:sz w:val="20"/>
          <w:szCs w:val="20"/>
          <w:rtl w:val="0"/>
          <w:lang w:val="it-IT"/>
        </w:rPr>
        <w:t>in time sections</w:t>
      </w:r>
      <w:r>
        <w:rPr>
          <w:rFonts w:ascii="Crimson Text Regular" w:hAnsi="Crimson Text Regular"/>
          <w:sz w:val="20"/>
          <w:szCs w:val="20"/>
          <w:rtl w:val="0"/>
        </w:rPr>
        <w:t>,</w:t>
      </w:r>
      <w:r>
        <w:rPr>
          <w:rFonts w:ascii="Crimson Text Regular" w:hAnsi="Crimson Text Regular"/>
          <w:sz w:val="20"/>
          <w:szCs w:val="20"/>
          <w:rtl w:val="0"/>
          <w:lang w:val="it-IT"/>
        </w:rPr>
        <w:t xml:space="preserve"> determining the probabilistically most likely token or word in a sentence, inspired by the training of Large Language Models </w:t>
      </w:r>
      <w:r>
        <w:rPr>
          <w:rFonts w:ascii="Crimson Text Regular" w:hAnsi="Crimson Text Regular"/>
          <w:i w:val="1"/>
          <w:iCs w:val="1"/>
          <w:sz w:val="20"/>
          <w:szCs w:val="20"/>
          <w:rtl w:val="0"/>
          <w:lang w:val="it-IT"/>
        </w:rPr>
        <w:t>(LLMs)</w:t>
      </w:r>
      <w:r>
        <w:rPr>
          <w:rFonts w:ascii="Crimson Text Regular" w:hAnsi="Crimson Text Regular"/>
          <w:sz w:val="20"/>
          <w:szCs w:val="20"/>
          <w:rtl w:val="0"/>
          <w:lang w:val="it-IT"/>
        </w:rPr>
        <w:t>.</w:t>
      </w:r>
    </w:p>
    <w:p>
      <w:pPr>
        <w:pStyle w:val="abstract"/>
        <w:ind w:firstLine="227"/>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en-US"/>
        </w:rPr>
        <w:t>Nevertheless, this raises a consistent</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number of challenges, </w:t>
      </w:r>
      <w:r>
        <w:rPr>
          <w:rFonts w:ascii="Crimson Text Regular" w:hAnsi="Crimson Text Regular"/>
          <w:sz w:val="20"/>
          <w:szCs w:val="20"/>
          <w:rtl w:val="0"/>
          <w:lang w:val="it-IT"/>
        </w:rPr>
        <w:t xml:space="preserve">regarding the number </w:t>
      </w:r>
      <w:r>
        <w:rPr>
          <w:rFonts w:ascii="Crimson Text Regular" w:hAnsi="Crimson Text Regular"/>
          <w:sz w:val="20"/>
          <w:szCs w:val="20"/>
          <w:rtl w:val="0"/>
          <w:lang w:val="en-US"/>
        </w:rPr>
        <w:t xml:space="preserve">of </w:t>
      </w:r>
      <w:r>
        <w:rPr>
          <w:rFonts w:ascii="Crimson Text Regular" w:hAnsi="Crimson Text Regular"/>
          <w:sz w:val="20"/>
          <w:szCs w:val="20"/>
          <w:rtl w:val="0"/>
          <w:lang w:val="it-IT"/>
        </w:rPr>
        <w:t xml:space="preserve">sentences </w:t>
      </w:r>
      <w:r>
        <w:rPr>
          <w:rFonts w:ascii="Crimson Text Regular" w:hAnsi="Crimson Text Regular"/>
          <w:sz w:val="20"/>
          <w:szCs w:val="20"/>
          <w:rtl w:val="0"/>
          <w:lang w:val="en-US"/>
        </w:rPr>
        <w:t xml:space="preserve">necessary to collect to create </w:t>
      </w:r>
      <w:r>
        <w:rPr>
          <w:rFonts w:ascii="Crimson Text Regular" w:hAnsi="Crimson Text Regular"/>
          <w:sz w:val="20"/>
          <w:szCs w:val="20"/>
          <w:rtl w:val="0"/>
          <w:lang w:val="it-IT"/>
        </w:rPr>
        <w:t>ensure proper communication and stable training, avoiding overfitting</w:t>
      </w:r>
      <w:r>
        <w:rPr>
          <w:rFonts w:ascii="Crimson Text Regular" w:hAnsi="Crimson Text Regular"/>
          <w:sz w:val="20"/>
          <w:szCs w:val="20"/>
          <w:rtl w:val="0"/>
          <w:lang w:val="en-US"/>
        </w:rPr>
        <w:t xml:space="preserve">. We must </w:t>
      </w:r>
      <w:r>
        <w:rPr>
          <w:rFonts w:ascii="Crimson Text Regular" w:hAnsi="Crimson Text Regular"/>
          <w:sz w:val="20"/>
          <w:szCs w:val="20"/>
          <w:rtl w:val="0"/>
          <w:lang w:val="it-IT"/>
        </w:rPr>
        <w:t>thereby consider</w:t>
      </w:r>
      <w:r>
        <w:rPr>
          <w:rFonts w:ascii="Crimson Text Regular" w:hAnsi="Crimson Text Regular"/>
          <w:sz w:val="20"/>
          <w:szCs w:val="20"/>
          <w:rtl w:val="0"/>
          <w:lang w:val="en-US"/>
        </w:rPr>
        <w:t xml:space="preserve"> that </w:t>
      </w:r>
      <w:r>
        <w:rPr>
          <w:rFonts w:ascii="Crimson Text Regular" w:hAnsi="Crimson Text Regular"/>
          <w:sz w:val="20"/>
          <w:szCs w:val="20"/>
          <w:rtl w:val="0"/>
          <w:lang w:val="it-IT"/>
        </w:rPr>
        <w:t xml:space="preserve">modern </w:t>
      </w:r>
      <w:r>
        <w:rPr>
          <w:rFonts w:ascii="Crimson Text Regular" w:hAnsi="Crimson Text Regular"/>
          <w:sz w:val="20"/>
          <w:szCs w:val="20"/>
          <w:rtl w:val="0"/>
          <w:lang w:val="en-US"/>
        </w:rPr>
        <w:t>English</w:t>
      </w:r>
      <w:r>
        <w:rPr>
          <w:rFonts w:ascii="Crimson Text Regular" w:hAnsi="Crimson Text Regular" w:hint="default"/>
          <w:sz w:val="20"/>
          <w:szCs w:val="20"/>
          <w:rtl w:val="0"/>
          <w:lang w:val="it-IT"/>
        </w:rPr>
        <w:t>—</w:t>
      </w:r>
      <w:r>
        <w:rPr>
          <w:rFonts w:ascii="Crimson Text Regular" w:hAnsi="Crimson Text Regular"/>
          <w:sz w:val="20"/>
          <w:szCs w:val="20"/>
          <w:rtl w:val="0"/>
          <w:lang w:val="it-IT"/>
        </w:rPr>
        <w:t>following the Oxford English Dictionary</w:t>
      </w:r>
      <w:r>
        <w:rPr>
          <w:rFonts w:ascii="Crimson Text Regular" w:hAnsi="Crimson Text Regular" w:hint="default"/>
          <w:sz w:val="20"/>
          <w:szCs w:val="20"/>
          <w:rtl w:val="0"/>
          <w:lang w:val="it-IT"/>
        </w:rPr>
        <w:t>—</w:t>
      </w:r>
      <w:r>
        <w:rPr>
          <w:rFonts w:ascii="Crimson Text Regular" w:hAnsi="Crimson Text Regular"/>
          <w:sz w:val="20"/>
          <w:szCs w:val="20"/>
          <w:rtl w:val="0"/>
          <w:lang w:val="it-IT"/>
        </w:rPr>
        <w:t>consist of approximatly</w:t>
      </w:r>
      <w:r>
        <w:rPr>
          <w:rFonts w:ascii="Crimson Text Regular" w:hAnsi="Crimson Text Regular"/>
          <w:sz w:val="20"/>
          <w:szCs w:val="20"/>
          <w:rtl w:val="0"/>
          <w:lang w:val="en-US"/>
        </w:rPr>
        <w:t>number 170</w:t>
      </w:r>
      <w:r>
        <w:rPr>
          <w:rFonts w:ascii="Crimson Text Regular" w:hAnsi="Crimson Text Regular"/>
          <w:sz w:val="20"/>
          <w:szCs w:val="20"/>
          <w:rtl w:val="0"/>
          <w:lang w:val="it-IT"/>
        </w:rPr>
        <w:t>,</w:t>
      </w:r>
      <w:r>
        <w:rPr>
          <w:rFonts w:ascii="Crimson Text Regular" w:hAnsi="Crimson Text Regular"/>
          <w:sz w:val="20"/>
          <w:szCs w:val="20"/>
          <w:rtl w:val="0"/>
          <w:lang w:val="en-US"/>
        </w:rPr>
        <w:t>000 words</w:t>
      </w:r>
      <w:r>
        <w:rPr>
          <w:rFonts w:ascii="Crimson Text Regular" w:hAnsi="Crimson Text Regular"/>
          <w:sz w:val="20"/>
          <w:szCs w:val="20"/>
          <w:rtl w:val="0"/>
          <w:lang w:val="it-IT"/>
        </w:rPr>
        <w:t>, with an average lenght of eight words per sentence, taking into consideration grammatic and semantic constrains, the number of possible phrases is overwhelmingly large.</w:t>
      </w:r>
    </w:p>
    <w:p>
      <w:pPr>
        <w:pStyle w:val="abstrac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it-IT"/>
        </w:rPr>
        <w:t xml:space="preserve">As such, the necessety of constraining the dataset to a range of sentences that the model will be trained on, that ensures proper communication range for the application of the assitive technology, though levereging next token prediciton, meaning that the model generalizes and predicts well even on unseen sentences, thereby removing the necessety of recording slight variations of a given sentence </w:t>
      </w:r>
      <w:r>
        <w:rPr>
          <w:rFonts w:ascii="Crimson Text Regular" w:hAnsi="Crimson Text Regular"/>
          <w:i w:val="1"/>
          <w:iCs w:val="1"/>
          <w:sz w:val="20"/>
          <w:szCs w:val="20"/>
          <w:rtl w:val="0"/>
          <w:lang w:val="it-IT"/>
        </w:rPr>
        <w:t xml:space="preserve">(e.g. </w:t>
      </w:r>
      <w:r>
        <w:rPr>
          <w:rFonts w:ascii="Crimson Text Regular" w:hAnsi="Crimson Text Regular" w:hint="default"/>
          <w:i w:val="1"/>
          <w:iCs w:val="1"/>
          <w:sz w:val="20"/>
          <w:szCs w:val="20"/>
          <w:rtl w:val="0"/>
          <w:lang w:val="it-IT"/>
        </w:rPr>
        <w:t>“</w:t>
      </w:r>
      <w:r>
        <w:rPr>
          <w:rFonts w:ascii="Crimson Text Regular" w:hAnsi="Crimson Text Regular"/>
          <w:i w:val="1"/>
          <w:iCs w:val="1"/>
          <w:sz w:val="20"/>
          <w:szCs w:val="20"/>
          <w:rtl w:val="0"/>
          <w:lang w:val="it-IT"/>
        </w:rPr>
        <w:t>Hey, how are you?</w:t>
      </w:r>
      <w:r>
        <w:rPr>
          <w:rFonts w:ascii="Crimson Text Regular" w:hAnsi="Crimson Text Regular" w:hint="default"/>
          <w:i w:val="1"/>
          <w:iCs w:val="1"/>
          <w:sz w:val="20"/>
          <w:szCs w:val="20"/>
          <w:rtl w:val="0"/>
          <w:lang w:val="it-IT"/>
        </w:rPr>
        <w:t xml:space="preserve">” </w:t>
      </w:r>
      <w:r>
        <w:rPr>
          <w:rFonts w:ascii="Crimson Text Regular" w:hAnsi="Crimson Text Regular"/>
          <w:sz w:val="20"/>
          <w:szCs w:val="20"/>
          <w:rtl w:val="0"/>
          <w:lang w:val="it-IT"/>
        </w:rPr>
        <w:t xml:space="preserve">And </w:t>
      </w:r>
      <w:r>
        <w:rPr>
          <w:rFonts w:ascii="Crimson Text Regular" w:hAnsi="Crimson Text Regular" w:hint="default"/>
          <w:i w:val="1"/>
          <w:iCs w:val="1"/>
          <w:sz w:val="20"/>
          <w:szCs w:val="20"/>
          <w:rtl w:val="0"/>
          <w:lang w:val="it-IT"/>
        </w:rPr>
        <w:t>“</w:t>
      </w:r>
      <w:r>
        <w:rPr>
          <w:rFonts w:ascii="Crimson Text Regular" w:hAnsi="Crimson Text Regular"/>
          <w:i w:val="1"/>
          <w:iCs w:val="1"/>
          <w:sz w:val="20"/>
          <w:szCs w:val="20"/>
          <w:rtl w:val="0"/>
          <w:lang w:val="it-IT"/>
        </w:rPr>
        <w:t>Hello, how are you?</w:t>
      </w:r>
      <w:r>
        <w:rPr>
          <w:rFonts w:ascii="Crimson Text Regular" w:hAnsi="Crimson Text Regular" w:hint="default"/>
          <w:i w:val="1"/>
          <w:iCs w:val="1"/>
          <w:sz w:val="20"/>
          <w:szCs w:val="20"/>
          <w:rtl w:val="0"/>
          <w:lang w:val="it-IT"/>
        </w:rPr>
        <w:t>”</w:t>
      </w:r>
      <w:r>
        <w:rPr>
          <w:rFonts w:ascii="Crimson Text Regular" w:hAnsi="Crimson Text Regular"/>
          <w:i w:val="1"/>
          <w:iCs w:val="1"/>
          <w:sz w:val="20"/>
          <w:szCs w:val="20"/>
          <w:rtl w:val="0"/>
          <w:lang w:val="it-IT"/>
        </w:rPr>
        <w:t>)</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This approach</w:t>
      </w:r>
      <w:r>
        <w:rPr>
          <w:rFonts w:ascii="Crimson Text Regular" w:hAnsi="Crimson Text Regular"/>
          <w:sz w:val="20"/>
          <w:szCs w:val="20"/>
          <w:rtl w:val="0"/>
          <w:lang w:val="it-IT"/>
        </w:rPr>
        <w:t xml:space="preserve"> ensure</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that the model is able to decode</w:t>
      </w:r>
      <w:r>
        <w:rPr>
          <w:rFonts w:ascii="Crimson Text Regular" w:hAnsi="Crimson Text Regular"/>
          <w:sz w:val="20"/>
          <w:szCs w:val="20"/>
          <w:rtl w:val="0"/>
          <w:lang w:val="en-US"/>
        </w:rPr>
        <w:t xml:space="preserve"> general conversations without the limitation of a specific sector of semantic </w:t>
      </w:r>
      <w:r>
        <w:rPr>
          <w:rFonts w:ascii="Crimson Text Regular" w:hAnsi="Crimson Text Regular"/>
          <w:sz w:val="20"/>
          <w:szCs w:val="20"/>
          <w:rtl w:val="0"/>
          <w:lang w:val="it-IT"/>
        </w:rPr>
        <w:t>as a result of tokenization and sentence embedding</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Nevertheless, </w:t>
      </w:r>
      <w:r>
        <w:rPr>
          <w:rFonts w:ascii="Crimson Text Regular" w:hAnsi="Crimson Text Regular"/>
          <w:sz w:val="20"/>
          <w:szCs w:val="20"/>
          <w:rtl w:val="0"/>
          <w:lang w:val="en-US"/>
        </w:rPr>
        <w:t>the number of words</w:t>
      </w:r>
      <w:r>
        <w:rPr>
          <w:rFonts w:ascii="Crimson Text Regular" w:hAnsi="Crimson Text Regular"/>
          <w:sz w:val="20"/>
          <w:szCs w:val="20"/>
          <w:rtl w:val="0"/>
          <w:lang w:val="it-IT"/>
        </w:rPr>
        <w:t xml:space="preserve"> used in the sentences</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is a precompiled list of 1000, that can be found</w:t>
      </w:r>
      <w:ins w:id="5" w:date="2025-08-07T10:58:58Z" w:author="Alex Steiner">
        <w:r>
          <w:rPr>
            <w:rFonts w:ascii="Crimson Text Regular" w:hAnsi="Crimson Text Regular"/>
            <w:sz w:val="20"/>
            <w:szCs w:val="20"/>
            <w:rtl w:val="0"/>
            <w:lang w:val="it-IT"/>
          </w:rPr>
          <w:t xml:space="preserve"> here</w:t>
        </w:r>
      </w:ins>
      <w:r>
        <w:rPr>
          <w:rFonts w:ascii="Crimson Text Regular" w:hAnsi="Crimson Text Regular"/>
          <w:sz w:val="20"/>
          <w:szCs w:val="20"/>
          <w:rtl w:val="0"/>
          <w:lang w:val="it-IT"/>
        </w:rPr>
        <w:t>. Generally including predicates, nouns, and adjectives.</w:t>
      </w:r>
    </w:p>
    <w:p>
      <w:pPr>
        <w:pStyle w:val="abstrac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As an overall evaluation of this section, we must estimate the extent of the resources that will be required in order to complete this sampling phase. As exposed in the experimental setup, the sampling </w:t>
      </w:r>
      <w:r>
        <w:rPr>
          <w:rFonts w:ascii="Crimson Text Regular" w:hAnsi="Crimson Text Regular"/>
          <w:sz w:val="20"/>
          <w:szCs w:val="20"/>
          <w:rtl w:val="0"/>
          <w:lang w:val="it-IT"/>
        </w:rPr>
        <w:t xml:space="preserve">process </w:t>
      </w:r>
      <w:r>
        <w:rPr>
          <w:rFonts w:ascii="Crimson Text Regular" w:hAnsi="Crimson Text Regular"/>
          <w:sz w:val="20"/>
          <w:szCs w:val="20"/>
          <w:rtl w:val="0"/>
          <w:lang w:val="en-US"/>
        </w:rPr>
        <w:t xml:space="preserve">of one </w:t>
      </w:r>
      <w:r>
        <w:rPr>
          <w:rFonts w:ascii="Crimson Text Regular" w:hAnsi="Crimson Text Regular"/>
          <w:sz w:val="20"/>
          <w:szCs w:val="20"/>
          <w:rtl w:val="0"/>
          <w:lang w:val="it-IT"/>
        </w:rPr>
        <w:t>sentence</w:t>
      </w:r>
      <w:r>
        <w:rPr>
          <w:rFonts w:ascii="Crimson Text Regular" w:hAnsi="Crimson Text Regular"/>
          <w:sz w:val="20"/>
          <w:szCs w:val="20"/>
          <w:rtl w:val="0"/>
          <w:lang w:val="en-US"/>
        </w:rPr>
        <w:t xml:space="preserve"> tak</w:t>
      </w:r>
      <w:r>
        <w:rPr>
          <w:rFonts w:ascii="Crimson Text Regular" w:hAnsi="Crimson Text Regular"/>
          <w:sz w:val="20"/>
          <w:szCs w:val="20"/>
          <w:rtl w:val="0"/>
          <w:lang w:val="it-IT"/>
        </w:rPr>
        <w:t>s</w:t>
      </w:r>
      <w:r>
        <w:rPr>
          <w:rFonts w:ascii="Crimson Text Regular" w:hAnsi="Crimson Text Regular"/>
          <w:sz w:val="20"/>
          <w:szCs w:val="20"/>
          <w:rtl w:val="0"/>
          <w:lang w:val="en-US"/>
        </w:rPr>
        <w:t xml:space="preserve">e </w:t>
      </w:r>
      <w:r>
        <w:rPr>
          <w:rFonts w:ascii="Crimson Text Regular" w:hAnsi="Crimson Text Regular"/>
          <w:sz w:val="20"/>
          <w:szCs w:val="20"/>
          <w:rtl w:val="0"/>
          <w:lang w:val="it-IT"/>
        </w:rPr>
        <w:t>20</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seconds</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per subject,</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i</w:t>
      </w:r>
      <w:r>
        <w:rPr>
          <w:rFonts w:ascii="Crimson Text Regular" w:hAnsi="Crimson Text Regular"/>
          <w:sz w:val="20"/>
          <w:szCs w:val="20"/>
          <w:rtl w:val="0"/>
          <w:lang w:val="en-US"/>
        </w:rPr>
        <w:t xml:space="preserve">n addition to that, in order to have enough data to train the model, </w:t>
      </w:r>
      <w:r>
        <w:rPr>
          <w:rFonts w:ascii="Crimson Text Regular" w:hAnsi="Crimson Text Regular"/>
          <w:sz w:val="20"/>
          <w:szCs w:val="20"/>
          <w:rtl w:val="0"/>
          <w:lang w:val="it-IT"/>
        </w:rPr>
        <w:t xml:space="preserve">covering diverse patiens, </w:t>
      </w:r>
      <w:r>
        <w:rPr>
          <w:rFonts w:ascii="Crimson Text Regular" w:hAnsi="Crimson Text Regular"/>
          <w:sz w:val="20"/>
          <w:szCs w:val="20"/>
          <w:rtl w:val="0"/>
          <w:lang w:val="en-US"/>
        </w:rPr>
        <w:t xml:space="preserve">we need at least </w:t>
      </w:r>
      <w:r>
        <w:rPr>
          <w:rFonts w:ascii="Crimson Text Regular" w:hAnsi="Crimson Text Regular"/>
          <w:sz w:val="20"/>
          <w:szCs w:val="20"/>
          <w:rtl w:val="0"/>
          <w:lang w:val="it-IT"/>
        </w:rPr>
        <w:t>twelve</w:t>
      </w:r>
      <w:r>
        <w:rPr>
          <w:rFonts w:ascii="Crimson Text Regular" w:hAnsi="Crimson Text Regular"/>
          <w:sz w:val="20"/>
          <w:szCs w:val="20"/>
          <w:rtl w:val="0"/>
          <w:lang w:val="en-US"/>
        </w:rPr>
        <w:t xml:space="preserve"> subjects</w:t>
      </w:r>
      <w:r>
        <w:rPr>
          <w:rFonts w:ascii="Crimson Text Regular" w:hAnsi="Crimson Text Regular" w:hint="default"/>
          <w:sz w:val="20"/>
          <w:szCs w:val="20"/>
          <w:rtl w:val="0"/>
          <w:lang w:val="it-IT"/>
        </w:rPr>
        <w:t>—</w:t>
      </w:r>
      <w:r>
        <w:rPr>
          <w:rFonts w:ascii="Crimson Text Regular" w:hAnsi="Crimson Text Regular"/>
          <w:sz w:val="20"/>
          <w:szCs w:val="20"/>
          <w:rtl w:val="0"/>
          <w:lang w:val="it-IT"/>
        </w:rPr>
        <w:t xml:space="preserve">composed of three ages group </w:t>
      </w:r>
      <w:r>
        <w:rPr>
          <w:rFonts w:ascii="Crimson Text Regular" w:hAnsi="Crimson Text Regular"/>
          <w:i w:val="1"/>
          <w:iCs w:val="1"/>
          <w:sz w:val="20"/>
          <w:szCs w:val="20"/>
          <w:rtl w:val="0"/>
          <w:lang w:val="it-IT"/>
        </w:rPr>
        <w:t>(teenagers, adults, and elderly)</w:t>
      </w:r>
      <w:r>
        <w:rPr>
          <w:rFonts w:ascii="Crimson Text Regular" w:hAnsi="Crimson Text Regular"/>
          <w:sz w:val="20"/>
          <w:szCs w:val="20"/>
          <w:rtl w:val="0"/>
          <w:lang w:val="it-IT"/>
        </w:rPr>
        <w:t xml:space="preserve"> in which the two sexes </w:t>
      </w:r>
      <w:r>
        <w:rPr>
          <w:rFonts w:ascii="Crimson Text Regular" w:hAnsi="Crimson Text Regular"/>
          <w:i w:val="1"/>
          <w:iCs w:val="1"/>
          <w:sz w:val="20"/>
          <w:szCs w:val="20"/>
          <w:rtl w:val="0"/>
          <w:lang w:val="it-IT"/>
        </w:rPr>
        <w:t>(male and female),</w:t>
      </w:r>
      <w:r>
        <w:rPr>
          <w:rFonts w:ascii="Crimson Text Regular" w:hAnsi="Crimson Text Regular"/>
          <w:sz w:val="20"/>
          <w:szCs w:val="20"/>
          <w:rtl w:val="0"/>
          <w:lang w:val="it-IT"/>
        </w:rPr>
        <w:t xml:space="preserve"> and the predominant brain hemispheres </w:t>
      </w:r>
      <w:r>
        <w:rPr>
          <w:rFonts w:ascii="Crimson Text Regular" w:hAnsi="Crimson Text Regular"/>
          <w:i w:val="1"/>
          <w:iCs w:val="1"/>
          <w:sz w:val="20"/>
          <w:szCs w:val="20"/>
          <w:rtl w:val="0"/>
          <w:lang w:val="it-IT"/>
        </w:rPr>
        <w:t>(left and right)</w:t>
      </w:r>
      <w:r>
        <w:rPr>
          <w:rFonts w:ascii="Crimson Text Regular" w:hAnsi="Crimson Text Regular"/>
          <w:sz w:val="20"/>
          <w:szCs w:val="20"/>
          <w:rtl w:val="0"/>
          <w:lang w:val="it-IT"/>
        </w:rPr>
        <w:t xml:space="preserve"> are repressented</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As such the total recording time for all subjects is approximately 65 hours.</w:t>
      </w:r>
    </w:p>
    <w:p>
      <w:pPr>
        <w:pStyle w:val="heading2"/>
        <w:rPr>
          <w:rFonts w:ascii="Crimson Text Bold" w:cs="Crimson Text Bold" w:hAnsi="Crimson Text Bold" w:eastAsia="Crimson Text Bold"/>
          <w:b w:val="0"/>
          <w:bCs w:val="0"/>
        </w:rPr>
      </w:pPr>
      <w:r>
        <w:rPr>
          <w:rFonts w:ascii="Crimson Text Bold" w:hAnsi="Crimson Text Bold"/>
          <w:b w:val="0"/>
          <w:bCs w:val="0"/>
          <w:rtl w:val="0"/>
          <w:lang w:val="it-IT"/>
        </w:rPr>
        <w:t xml:space="preserve">2.3 </w:t>
      </w:r>
      <w:r>
        <w:rPr>
          <w:rFonts w:ascii="Crimson Text Bold" w:hAnsi="Crimson Text Bold"/>
          <w:b w:val="0"/>
          <w:bCs w:val="0"/>
          <w:rtl w:val="0"/>
          <w:lang w:val="en-US"/>
        </w:rPr>
        <w:t>EEG Hardware &amp; Micro-Needle Design</w:t>
      </w:r>
    </w:p>
    <w:p>
      <w:pPr>
        <w:pStyle w:val="heading 3"/>
        <w:rPr>
          <w:rFonts w:ascii="Crimson Text Regular" w:cs="Crimson Text Regular" w:hAnsi="Crimson Text Regular" w:eastAsia="Crimson Text Regular"/>
          <w:lang w:val="it-IT"/>
        </w:rPr>
      </w:pPr>
      <w:r>
        <w:rPr>
          <w:rFonts w:ascii="Crimson Text Regular" w:hAnsi="Crimson Text Regular"/>
          <w:rtl w:val="0"/>
          <w:lang w:val="it-IT"/>
        </w:rPr>
        <w:t>2.3.1 Signal Acquisition</w:t>
      </w:r>
    </w:p>
    <w:p>
      <w:pPr>
        <w:pStyle w:val="Body A"/>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Electroencephalography (EEG), due to its high temporal resolution, low cost, and </w:t>
      </w:r>
      <w:r>
        <w:rPr>
          <w:rFonts w:ascii="Crimson Text Regular" w:hAnsi="Crimson Text Regular"/>
          <w:sz w:val="20"/>
          <w:szCs w:val="20"/>
          <w:rtl w:val="0"/>
          <w:lang w:val="it-IT"/>
        </w:rPr>
        <w:t>non-invasive</w:t>
      </w:r>
      <w:r>
        <w:rPr>
          <w:rFonts w:ascii="Crimson Text Regular" w:hAnsi="Crimson Text Regular"/>
          <w:sz w:val="20"/>
          <w:szCs w:val="20"/>
          <w:rtl w:val="0"/>
          <w:lang w:val="en-US"/>
        </w:rPr>
        <w:t xml:space="preserve"> nature, makes it the best approach for recording brain activity for </w:t>
      </w:r>
      <w:r>
        <w:rPr>
          <w:rFonts w:ascii="Crimson Text Regular" w:hAnsi="Crimson Text Regular"/>
          <w:sz w:val="20"/>
          <w:szCs w:val="20"/>
          <w:rtl w:val="0"/>
          <w:lang w:val="it-IT"/>
        </w:rPr>
        <w:t>most</w:t>
      </w:r>
      <w:r>
        <w:rPr>
          <w:rFonts w:ascii="Crimson Text Regular" w:hAnsi="Crimson Text Regular"/>
          <w:sz w:val="20"/>
          <w:szCs w:val="20"/>
          <w:rtl w:val="0"/>
          <w:lang w:val="en-US"/>
        </w:rPr>
        <w:t xml:space="preserve"> researchers. </w:t>
      </w:r>
      <w:r>
        <w:rPr>
          <w:rFonts w:ascii="Crimson Text Regular" w:hAnsi="Crimson Text Regular"/>
          <w:sz w:val="20"/>
          <w:szCs w:val="20"/>
          <w:rtl w:val="0"/>
          <w:lang w:val="it-IT"/>
        </w:rPr>
        <w:t>However,</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when applied to </w:t>
      </w:r>
      <w:r>
        <w:rPr>
          <w:rFonts w:ascii="Crimson Text Regular" w:hAnsi="Crimson Text Regular"/>
          <w:sz w:val="20"/>
          <w:szCs w:val="20"/>
          <w:rtl w:val="0"/>
          <w:lang w:val="en-US"/>
        </w:rPr>
        <w:t>imagined speech,</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the low signal-to-noise ratio (SNR)</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due to the absence of muscular activations usually involved in spoken speech operations</w:t>
      </w:r>
      <w:r>
        <w:rPr>
          <w:rFonts w:ascii="Crimson Text Regular" w:hAnsi="Crimson Text Regular"/>
          <w:sz w:val="20"/>
          <w:szCs w:val="20"/>
          <w:rtl w:val="0"/>
          <w:lang w:val="it-IT"/>
        </w:rPr>
        <w:t xml:space="preserve">, </w:t>
      </w:r>
      <w:r>
        <w:rPr>
          <w:rFonts w:ascii="Crimson Text Regular" w:hAnsi="Crimson Text Regular"/>
          <w:sz w:val="20"/>
          <w:szCs w:val="20"/>
          <w:rtl w:val="0"/>
          <w:lang w:val="it-IT"/>
        </w:rPr>
        <w:t xml:space="preserve">and </w:t>
      </w:r>
      <w:r>
        <w:rPr>
          <w:rFonts w:ascii="Crimson Text Regular" w:hAnsi="Crimson Text Regular"/>
          <w:sz w:val="20"/>
          <w:szCs w:val="20"/>
          <w:rtl w:val="0"/>
          <w:lang w:val="it-IT"/>
        </w:rPr>
        <w:t>its</w:t>
      </w:r>
      <w:r>
        <w:rPr>
          <w:rFonts w:ascii="Crimson Text Regular" w:hAnsi="Crimson Text Regular"/>
          <w:sz w:val="20"/>
          <w:szCs w:val="20"/>
          <w:rtl w:val="0"/>
          <w:lang w:val="it-IT"/>
        </w:rPr>
        <w:t xml:space="preserve"> </w:t>
      </w:r>
      <w:r>
        <w:rPr>
          <w:rFonts w:ascii="Crimson Text Regular" w:hAnsi="Crimson Text Regular"/>
          <w:sz w:val="20"/>
          <w:szCs w:val="20"/>
          <w:rtl w:val="0"/>
          <w:lang w:val="it-IT"/>
        </w:rPr>
        <w:t>non-invasive</w:t>
      </w:r>
      <w:r>
        <w:rPr>
          <w:rFonts w:ascii="Crimson Text Regular" w:hAnsi="Crimson Text Regular"/>
          <w:sz w:val="20"/>
          <w:szCs w:val="20"/>
          <w:rtl w:val="0"/>
          <w:lang w:val="it-IT"/>
        </w:rPr>
        <w:t xml:space="preserve"> nature, </w:t>
      </w:r>
      <w:r>
        <w:rPr>
          <w:rFonts w:ascii="Crimson Text Regular" w:hAnsi="Crimson Text Regular"/>
          <w:sz w:val="20"/>
          <w:szCs w:val="20"/>
          <w:rtl w:val="0"/>
          <w:lang w:val="en-US"/>
        </w:rPr>
        <w:t>results</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in</w:t>
      </w:r>
      <w:r>
        <w:rPr>
          <w:rFonts w:ascii="Crimson Text Regular" w:hAnsi="Crimson Text Regular"/>
          <w:sz w:val="20"/>
          <w:szCs w:val="20"/>
          <w:rtl w:val="0"/>
          <w:lang w:val="it-IT"/>
        </w:rPr>
        <w:t xml:space="preserve"> higher impedances</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making the training on such data more complex</w:t>
      </w:r>
      <w:r>
        <w:rPr>
          <w:rFonts w:ascii="Crimson Text Regular" w:hAnsi="Crimson Text Regular"/>
          <w:sz w:val="20"/>
          <w:szCs w:val="20"/>
          <w:rtl w:val="0"/>
          <w:lang w:val="it-IT"/>
        </w:rPr>
        <w:t>, as the model struggles learning semantically</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I</w:t>
      </w:r>
      <w:r>
        <w:rPr>
          <w:rFonts w:ascii="Crimson Text Regular" w:hAnsi="Crimson Text Regular"/>
          <w:sz w:val="20"/>
          <w:szCs w:val="20"/>
          <w:rtl w:val="0"/>
          <w:lang w:val="en-US"/>
        </w:rPr>
        <w:t>magined speech EEG signals are harder</w:t>
      </w:r>
      <w:r>
        <w:rPr>
          <w:rFonts w:ascii="Crimson Text Regular" w:hAnsi="Crimson Text Regular"/>
          <w:sz w:val="20"/>
          <w:szCs w:val="20"/>
          <w:rtl w:val="0"/>
          <w:lang w:val="it-IT"/>
        </w:rPr>
        <w:t xml:space="preserve"> to decode than</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spoken</w:t>
      </w:r>
      <w:r>
        <w:rPr>
          <w:rFonts w:ascii="Crimson Text Regular" w:hAnsi="Crimson Text Regular"/>
          <w:sz w:val="20"/>
          <w:szCs w:val="20"/>
          <w:rtl w:val="0"/>
          <w:lang w:val="en-US"/>
        </w:rPr>
        <w:t xml:space="preserve"> speech </w:t>
      </w:r>
      <w:r>
        <w:rPr>
          <w:rFonts w:ascii="Crimson Text Regular" w:hAnsi="Crimson Text Regular"/>
          <w:sz w:val="20"/>
          <w:szCs w:val="20"/>
          <w:rtl w:val="0"/>
          <w:lang w:val="it-IT"/>
        </w:rPr>
        <w:t>ones, also due to the distinction between</w:t>
      </w:r>
      <w:r>
        <w:rPr>
          <w:rFonts w:ascii="Crimson Text Regular" w:hAnsi="Crimson Text Regular"/>
          <w:sz w:val="20"/>
          <w:szCs w:val="20"/>
          <w:rtl w:val="0"/>
          <w:lang w:val="en-US"/>
        </w:rPr>
        <w:t xml:space="preserve"> the background brain activity,</w:t>
      </w:r>
      <w:r>
        <w:rPr>
          <w:rFonts w:ascii="Crimson Text Regular" w:hAnsi="Crimson Text Regular"/>
          <w:sz w:val="20"/>
          <w:szCs w:val="20"/>
          <w:rtl w:val="0"/>
          <w:lang w:val="it-IT"/>
        </w:rPr>
        <w:t xml:space="preserve"> as the areas in which </w:t>
      </w:r>
      <w:r>
        <w:rPr>
          <w:rFonts w:ascii="Crimson Text Regular" w:hAnsi="Crimson Text Regular"/>
          <w:sz w:val="20"/>
          <w:szCs w:val="20"/>
          <w:rtl w:val="0"/>
          <w:lang w:val="en-US"/>
        </w:rPr>
        <w:t xml:space="preserve">the </w:t>
      </w:r>
      <w:r>
        <w:rPr>
          <w:rFonts w:ascii="Crimson Text Regular" w:hAnsi="Crimson Text Regular"/>
          <w:sz w:val="20"/>
          <w:szCs w:val="20"/>
          <w:rtl w:val="0"/>
          <w:lang w:val="it-IT"/>
        </w:rPr>
        <w:t xml:space="preserve">thought process stems from are not fully </w:t>
      </w:r>
      <w:r>
        <w:rPr>
          <w:rFonts w:ascii="Crimson Text Regular" w:hAnsi="Crimson Text Regular"/>
          <w:sz w:val="20"/>
          <w:szCs w:val="20"/>
          <w:rtl w:val="0"/>
          <w:lang w:val="en-US"/>
        </w:rPr>
        <w:t>comprehended</w:t>
      </w:r>
      <w:r>
        <w:rPr>
          <w:rFonts w:ascii="Crimson Text Regular" w:hAnsi="Crimson Text Regular"/>
          <w:sz w:val="20"/>
          <w:szCs w:val="20"/>
          <w:rtl w:val="0"/>
          <w:lang w:val="it-IT"/>
        </w:rPr>
        <w:t xml:space="preserve"> yet</w:t>
      </w:r>
      <w:r>
        <w:rPr>
          <w:rFonts w:ascii="Crimson Text Regular" w:hAnsi="Crimson Text Regular"/>
          <w:sz w:val="20"/>
          <w:szCs w:val="20"/>
          <w:rtl w:val="0"/>
          <w:lang w:val="en-US"/>
        </w:rPr>
        <w:t xml:space="preserve">. </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As such, c</w:t>
      </w:r>
      <w:r>
        <w:rPr>
          <w:rFonts w:ascii="Crimson Text Regular" w:hAnsi="Crimson Text Regular"/>
          <w:sz w:val="20"/>
          <w:szCs w:val="20"/>
          <w:rtl w:val="0"/>
          <w:lang w:val="en-US"/>
        </w:rPr>
        <w:t>lassical machine learning methods that have proven to be successful in the recognition of motor imagery tasks have not obtained good performance when applied to imagined speech recognition. Nevertheless, deep learning models have proven to be much more effective in recognizing imagined speech EEG signals.</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Thus, </w:t>
      </w:r>
      <w:r>
        <w:rPr>
          <w:rFonts w:ascii="Crimson Text Regular" w:hAnsi="Crimson Text Regular"/>
          <w:sz w:val="20"/>
          <w:szCs w:val="20"/>
          <w:rtl w:val="0"/>
          <w:lang w:val="it-IT"/>
        </w:rPr>
        <w:t>our approach will discuss the usage of similar and improved models.</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en-US"/>
        </w:rPr>
        <w:t>Due to</w:t>
      </w:r>
      <w:r>
        <w:rPr>
          <w:rFonts w:ascii="Crimson Text Regular" w:hAnsi="Crimson Text Regular"/>
          <w:sz w:val="20"/>
          <w:szCs w:val="20"/>
          <w:rtl w:val="0"/>
          <w:lang w:val="it-IT"/>
        </w:rPr>
        <w:t xml:space="preserve"> the end of the lack of </w:t>
      </w:r>
      <w:r>
        <w:rPr>
          <w:rFonts w:ascii="Crimson Text Regular" w:hAnsi="Crimson Text Regular"/>
          <w:sz w:val="20"/>
          <w:szCs w:val="20"/>
          <w:rtl w:val="0"/>
          <w:lang w:val="en-US"/>
        </w:rPr>
        <w:t>certainty</w:t>
      </w:r>
      <w:r>
        <w:rPr>
          <w:rFonts w:ascii="Crimson Text Regular" w:hAnsi="Crimson Text Regular"/>
          <w:sz w:val="20"/>
          <w:szCs w:val="20"/>
          <w:rtl w:val="0"/>
          <w:lang w:val="it-IT"/>
        </w:rPr>
        <w:t xml:space="preserve"> regarding the specific areas where </w:t>
      </w:r>
      <w:r>
        <w:rPr>
          <w:rFonts w:ascii="Crimson Text Regular" w:hAnsi="Crimson Text Regular"/>
          <w:sz w:val="20"/>
          <w:szCs w:val="20"/>
          <w:rtl w:val="0"/>
          <w:lang w:val="en-US"/>
        </w:rPr>
        <w:t>speech</w:t>
      </w:r>
      <w:r>
        <w:rPr>
          <w:rFonts w:ascii="Crimson Text Regular" w:hAnsi="Crimson Text Regular"/>
          <w:sz w:val="20"/>
          <w:szCs w:val="20"/>
          <w:rtl w:val="0"/>
          <w:lang w:val="it-IT"/>
        </w:rPr>
        <w:t xml:space="preserve"> is created, a</w:t>
      </w:r>
      <w:r>
        <w:rPr>
          <w:rFonts w:ascii="Crimson Text Regular" w:hAnsi="Crimson Text Regular"/>
          <w:sz w:val="20"/>
          <w:szCs w:val="20"/>
          <w:rtl w:val="0"/>
          <w:lang w:val="en-US"/>
        </w:rPr>
        <w:t xml:space="preserve"> crucial point to address is the placement of the electrodes on the scalp</w:t>
      </w:r>
      <w:r>
        <w:rPr>
          <w:rFonts w:ascii="Crimson Text Regular" w:hAnsi="Crimson Text Regular"/>
          <w:sz w:val="20"/>
          <w:szCs w:val="20"/>
          <w:rtl w:val="0"/>
          <w:lang w:val="it-IT"/>
        </w:rPr>
        <w:t>.</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P</w:t>
      </w:r>
      <w:r>
        <w:rPr>
          <w:rFonts w:ascii="Crimson Text Regular" w:hAnsi="Crimson Text Regular"/>
          <w:sz w:val="20"/>
          <w:szCs w:val="20"/>
          <w:rtl w:val="0"/>
          <w:lang w:val="en-US"/>
        </w:rPr>
        <w:t xml:space="preserve">lacing </w:t>
      </w:r>
      <w:r>
        <w:rPr>
          <w:rFonts w:ascii="Crimson Text Regular" w:hAnsi="Crimson Text Regular"/>
          <w:sz w:val="20"/>
          <w:szCs w:val="20"/>
          <w:rtl w:val="0"/>
          <w:lang w:val="it-IT"/>
        </w:rPr>
        <w:t>them</w:t>
      </w:r>
      <w:r>
        <w:rPr>
          <w:rFonts w:ascii="Crimson Text Regular" w:hAnsi="Crimson Text Regular"/>
          <w:sz w:val="20"/>
          <w:szCs w:val="20"/>
          <w:rtl w:val="0"/>
          <w:lang w:val="en-US"/>
        </w:rPr>
        <w:t xml:space="preserve"> on the entire surface of the scalp would only decrease the user friendliness of the EEG and, in all likelihood, would not bring a substantial advantage in terms of captured signals, which would be significant for our research</w:t>
      </w:r>
      <w:r>
        <w:rPr>
          <w:rFonts w:ascii="Crimson Text Regular" w:hAnsi="Crimson Text Regular"/>
          <w:sz w:val="20"/>
          <w:szCs w:val="20"/>
          <w:rtl w:val="0"/>
          <w:lang w:val="it-IT"/>
        </w:rPr>
        <w:t>, as the deep learning model would struggle learning with large amounts of channels</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As such, the </w:t>
      </w:r>
      <w:r>
        <w:rPr>
          <w:rFonts w:ascii="Crimson Text Regular" w:hAnsi="Crimson Text Regular"/>
          <w:sz w:val="20"/>
          <w:szCs w:val="20"/>
          <w:rtl w:val="0"/>
          <w:lang w:val="en-US"/>
        </w:rPr>
        <w:t>place</w:t>
      </w:r>
      <w:r>
        <w:rPr>
          <w:rFonts w:ascii="Crimson Text Regular" w:hAnsi="Crimson Text Regular"/>
          <w:sz w:val="20"/>
          <w:szCs w:val="20"/>
          <w:rtl w:val="0"/>
          <w:lang w:val="it-IT"/>
        </w:rPr>
        <w:t>ment of</w:t>
      </w:r>
      <w:r>
        <w:rPr>
          <w:rFonts w:ascii="Crimson Text Regular" w:hAnsi="Crimson Text Regular"/>
          <w:sz w:val="20"/>
          <w:szCs w:val="20"/>
          <w:rtl w:val="0"/>
          <w:lang w:val="en-US"/>
        </w:rPr>
        <w:t xml:space="preserve"> the electrodes </w:t>
      </w:r>
      <w:r>
        <w:rPr>
          <w:rFonts w:ascii="Crimson Text Regular" w:hAnsi="Crimson Text Regular"/>
          <w:sz w:val="20"/>
          <w:szCs w:val="20"/>
          <w:rtl w:val="0"/>
          <w:lang w:val="it-IT"/>
        </w:rPr>
        <w:t xml:space="preserve">needs to </w:t>
      </w:r>
      <w:r>
        <w:rPr>
          <w:rFonts w:ascii="Crimson Text Regular" w:hAnsi="Crimson Text Regular"/>
          <w:sz w:val="20"/>
          <w:szCs w:val="20"/>
          <w:rtl w:val="0"/>
          <w:lang w:val="en-US"/>
        </w:rPr>
        <w:t xml:space="preserve">follow a qualitative measure, </w:t>
      </w:r>
      <w:r>
        <w:rPr>
          <w:rFonts w:ascii="Crimson Text Regular" w:hAnsi="Crimson Text Regular"/>
          <w:sz w:val="20"/>
          <w:szCs w:val="20"/>
          <w:rtl w:val="0"/>
          <w:lang w:val="it-IT"/>
        </w:rPr>
        <w:t xml:space="preserve">while following </w:t>
      </w:r>
      <w:r>
        <w:rPr>
          <w:rFonts w:ascii="Crimson Text Regular" w:hAnsi="Crimson Text Regular"/>
          <w:sz w:val="20"/>
          <w:szCs w:val="20"/>
          <w:rtl w:val="0"/>
          <w:lang w:val="en-US"/>
        </w:rPr>
        <w:t xml:space="preserve">fundamental parameters. </w:t>
      </w:r>
      <w:r>
        <w:rPr>
          <w:rFonts w:ascii="Crimson Text Regular" w:hAnsi="Crimson Text Regular"/>
          <w:sz w:val="20"/>
          <w:szCs w:val="20"/>
          <w:rtl w:val="0"/>
          <w:lang w:val="it-IT"/>
        </w:rPr>
        <w:t>As a result</w:t>
      </w:r>
      <w:r>
        <w:rPr>
          <w:rFonts w:ascii="Crimson Text Regular" w:hAnsi="Crimson Text Regular"/>
          <w:sz w:val="20"/>
          <w:szCs w:val="20"/>
          <w:rtl w:val="0"/>
          <w:lang w:val="en-US"/>
        </w:rPr>
        <w:t>, we decided to set a threshold of 48 electrodes that will be placed in specific areas of the scalp that we will analyze</w:t>
      </w:r>
      <w:r>
        <w:rPr>
          <w:rFonts w:ascii="Crimson Text Regular" w:hAnsi="Crimson Text Regular"/>
          <w:sz w:val="20"/>
          <w:szCs w:val="20"/>
          <w:rtl w:val="0"/>
          <w:lang w:val="it-IT"/>
        </w:rPr>
        <w:t xml:space="preserve">, as indicated in </w:t>
      </w:r>
      <w:r>
        <w:rPr>
          <w:rFonts w:ascii="Crimson Text Regular" w:hAnsi="Crimson Text Regular"/>
          <w:i w:val="1"/>
          <w:iCs w:val="1"/>
          <w:sz w:val="20"/>
          <w:szCs w:val="20"/>
          <w:rtl w:val="0"/>
          <w:lang w:val="it-IT"/>
        </w:rPr>
        <w:t>Table 1</w:t>
      </w:r>
      <w:r>
        <w:rPr>
          <w:rFonts w:ascii="Crimson Text Regular" w:hAnsi="Crimson Text Regular"/>
          <w:sz w:val="20"/>
          <w:szCs w:val="20"/>
          <w:rtl w:val="0"/>
          <w:lang w:val="it-IT"/>
        </w:rPr>
        <w:t xml:space="preserve"> below</w:t>
      </w:r>
      <w:r>
        <w:rPr>
          <w:rFonts w:ascii="Crimson Text Regular" w:hAnsi="Crimson Text Regular"/>
          <w:sz w:val="20"/>
          <w:szCs w:val="20"/>
          <w:rtl w:val="0"/>
          <w:lang w:val="it-IT"/>
        </w:rPr>
        <w:t xml:space="preserve">. Nevertheless, still favoring in terms of quantity the </w:t>
      </w:r>
      <w:r>
        <w:rPr>
          <w:rFonts w:ascii="Crimson Text Regular" w:hAnsi="Crimson Text Regular"/>
          <w:sz w:val="20"/>
          <w:szCs w:val="20"/>
          <w:rtl w:val="0"/>
          <w:lang w:val="it-IT"/>
        </w:rPr>
        <w:t>preferred</w:t>
      </w:r>
      <w:r>
        <w:rPr>
          <w:rFonts w:ascii="Crimson Text Regular" w:hAnsi="Crimson Text Regular"/>
          <w:sz w:val="20"/>
          <w:szCs w:val="20"/>
          <w:rtl w:val="0"/>
          <w:lang w:val="it-IT"/>
        </w:rPr>
        <w:t xml:space="preserve"> areas such as </w:t>
      </w:r>
      <w:r>
        <w:rPr>
          <w:rFonts w:ascii="Crimson Text Regular" w:hAnsi="Crimson Text Regular"/>
          <w:sz w:val="20"/>
          <w:szCs w:val="20"/>
          <w:rtl w:val="0"/>
          <w:lang w:val="it-IT"/>
        </w:rPr>
        <w:t>Broca</w:t>
      </w:r>
      <w:r>
        <w:rPr>
          <w:rFonts w:ascii="Crimson Text Regular" w:hAnsi="Crimson Text Regular" w:hint="default"/>
          <w:sz w:val="20"/>
          <w:szCs w:val="20"/>
          <w:rtl w:val="1"/>
        </w:rPr>
        <w:t>’</w:t>
      </w:r>
      <w:r>
        <w:rPr>
          <w:rFonts w:ascii="Crimson Text Regular" w:hAnsi="Crimson Text Regular"/>
          <w:sz w:val="20"/>
          <w:szCs w:val="20"/>
          <w:rtl w:val="0"/>
          <w:lang w:val="en-US"/>
        </w:rPr>
        <w:t>s and Wernicke</w:t>
      </w:r>
      <w:r>
        <w:rPr>
          <w:rFonts w:ascii="Crimson Text Regular" w:hAnsi="Crimson Text Regular" w:hint="default"/>
          <w:sz w:val="20"/>
          <w:szCs w:val="20"/>
          <w:rtl w:val="1"/>
        </w:rPr>
        <w:t>’</w:t>
      </w:r>
      <w:r>
        <w:rPr>
          <w:rFonts w:ascii="Crimson Text Regular" w:hAnsi="Crimson Text Regular"/>
          <w:sz w:val="20"/>
          <w:szCs w:val="20"/>
          <w:rtl w:val="0"/>
        </w:rPr>
        <w:t>s</w:t>
      </w:r>
      <w:r>
        <w:rPr>
          <w:rFonts w:ascii="Crimson Text Regular" w:hAnsi="Crimson Text Regular"/>
          <w:sz w:val="20"/>
          <w:szCs w:val="20"/>
          <w:rtl w:val="0"/>
          <w:lang w:val="it-IT"/>
        </w:rPr>
        <w:t>, as outlined in section 2.1</w:t>
      </w:r>
      <w:r>
        <w:rPr>
          <w:rFonts w:ascii="Crimson Text Regular" w:hAnsi="Crimson Text Regular"/>
          <w:sz w:val="20"/>
          <w:szCs w:val="20"/>
          <w:rtl w:val="0"/>
          <w:lang w:val="it-IT"/>
        </w:rPr>
        <w:t>.</w:t>
      </w:r>
    </w:p>
    <w:p>
      <w:pPr>
        <w:pStyle w:val="abstract"/>
        <w:rPr>
          <w:rFonts w:ascii="Crimson Text Regular" w:cs="Crimson Text Regular" w:hAnsi="Crimson Text Regular" w:eastAsia="Crimson Text Regular"/>
          <w:sz w:val="20"/>
          <w:szCs w:val="20"/>
          <w:lang w:val="en-US"/>
        </w:rPr>
      </w:pPr>
    </w:p>
    <w:p>
      <w:pPr>
        <w:pStyle w:val="abstract"/>
        <w:jc w:val="left"/>
        <w:rPr>
          <w:rFonts w:ascii="Crimson Text Regular" w:cs="Crimson Text Regular" w:hAnsi="Crimson Text Regular" w:eastAsia="Crimson Text Regular"/>
          <w:sz w:val="20"/>
          <w:szCs w:val="20"/>
          <w:lang w:val="en-US"/>
        </w:rPr>
      </w:pPr>
      <w:r>
        <w:rPr>
          <w:rFonts w:ascii="Crimson Text Bold" w:hAnsi="Crimson Text Bold"/>
          <w:sz w:val="20"/>
          <w:szCs w:val="20"/>
          <w:rtl w:val="0"/>
          <w:lang w:val="en-US"/>
        </w:rPr>
        <w:t>Table 1</w:t>
      </w:r>
      <w:r>
        <w:rPr>
          <w:rFonts w:ascii="Crimson Text Bold" w:hAnsi="Crimson Text Bold"/>
          <w:sz w:val="20"/>
          <w:szCs w:val="20"/>
          <w:rtl w:val="0"/>
          <w:lang w:val="it-IT"/>
        </w:rPr>
        <w:t>.</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Electrodes placement following the 10-5 System</w:t>
      </w:r>
    </w:p>
    <w:p>
      <w:pPr>
        <w:pStyle w:val="abstract"/>
        <w:jc w:val="left"/>
        <w:rPr>
          <w:rFonts w:ascii="Crimson Text Regular" w:cs="Crimson Text Regular" w:hAnsi="Crimson Text Regular" w:eastAsia="Crimson Text Regular"/>
          <w:sz w:val="20"/>
          <w:szCs w:val="20"/>
          <w:lang w:val="en-US"/>
        </w:rPr>
      </w:pPr>
    </w:p>
    <w:tbl>
      <w:tblPr>
        <w:tblW w:w="69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052"/>
        <w:gridCol w:w="3860"/>
      </w:tblGrid>
      <w:tr>
        <w:tblPrEx>
          <w:shd w:val="clear" w:color="auto" w:fill="d0ddef"/>
        </w:tblPrEx>
        <w:trPr>
          <w:trHeight w:val="215" w:hRule="exact"/>
        </w:trPr>
        <w:tc>
          <w:tcPr>
            <w:tcW w:type="dxa" w:w="3052"/>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A"/>
            </w:pPr>
            <w:r>
              <w:rPr>
                <w:rFonts w:ascii="Times New Roman" w:hAnsi="Times New Roman"/>
                <w:b w:val="1"/>
                <w:bCs w:val="1"/>
                <w:sz w:val="18"/>
                <w:szCs w:val="18"/>
                <w:shd w:val="nil" w:color="auto" w:fill="auto"/>
                <w:rtl w:val="0"/>
                <w:lang w:val="en-US"/>
              </w:rPr>
              <w:t>Brain Region Func</w:t>
            </w:r>
          </w:p>
        </w:tc>
        <w:tc>
          <w:tcPr>
            <w:tcW w:type="dxa" w:w="3859"/>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A"/>
            </w:pPr>
            <w:r>
              <w:rPr>
                <w:rFonts w:ascii="Times New Roman" w:hAnsi="Times New Roman"/>
                <w:sz w:val="18"/>
                <w:szCs w:val="18"/>
                <w:shd w:val="nil" w:color="auto" w:fill="auto"/>
                <w:rtl w:val="0"/>
                <w:lang w:val="it-IT"/>
              </w:rPr>
              <w:t>Electrodes</w:t>
            </w:r>
          </w:p>
        </w:tc>
      </w:tr>
      <w:tr>
        <w:tblPrEx>
          <w:shd w:val="clear" w:color="auto" w:fill="d0ddef"/>
        </w:tblPrEx>
        <w:trPr>
          <w:trHeight w:val="799" w:hRule="exact"/>
        </w:trPr>
        <w:tc>
          <w:tcPr>
            <w:tcW w:type="dxa" w:w="3052"/>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A"/>
            </w:pPr>
            <w:r>
              <w:rPr>
                <w:rFonts w:ascii="Times New Roman" w:hAnsi="Times New Roman"/>
                <w:b w:val="1"/>
                <w:bCs w:val="1"/>
                <w:shd w:val="nil" w:color="auto" w:fill="auto"/>
                <w:rtl w:val="0"/>
                <w:lang w:val="en-US"/>
              </w:rPr>
              <w:t>Frontal (BA44/45, premotor)</w:t>
            </w:r>
          </w:p>
        </w:tc>
        <w:tc>
          <w:tcPr>
            <w:tcW w:type="dxa" w:w="3859"/>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FC5, F5, F7, F3, FC1, F1, AF3, Fz, FC2, F2, AF4, Fp2, F4, F6, F8, FC6</w:t>
            </w:r>
          </w:p>
        </w:tc>
      </w:tr>
      <w:tr>
        <w:tblPrEx>
          <w:shd w:val="clear" w:color="auto" w:fill="d0ddef"/>
        </w:tblPrEx>
        <w:trPr>
          <w:trHeight w:val="692" w:hRule="exact"/>
        </w:trPr>
        <w:tc>
          <w:tcPr>
            <w:tcW w:type="dxa" w:w="305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rFonts w:ascii="Times New Roman" w:hAnsi="Times New Roman"/>
                <w:b w:val="1"/>
                <w:bCs w:val="1"/>
                <w:shd w:val="nil" w:color="auto" w:fill="auto"/>
                <w:rtl w:val="0"/>
                <w:lang w:val="en-US"/>
              </w:rPr>
              <w:t>Temporal (BA22, STG)</w:t>
            </w:r>
          </w:p>
        </w:tc>
        <w:tc>
          <w:tcPr>
            <w:tcW w:type="dxa" w:w="3859"/>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T9, FT9, T7, TP7, FT8, T10, FT10, T8, TP8</w:t>
            </w:r>
          </w:p>
        </w:tc>
      </w:tr>
      <w:tr>
        <w:tblPrEx>
          <w:shd w:val="clear" w:color="auto" w:fill="d0ddef"/>
        </w:tblPrEx>
        <w:trPr>
          <w:trHeight w:val="452" w:hRule="exact"/>
        </w:trPr>
        <w:tc>
          <w:tcPr>
            <w:tcW w:type="dxa" w:w="305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rFonts w:ascii="Times New Roman" w:hAnsi="Times New Roman"/>
                <w:b w:val="1"/>
                <w:bCs w:val="1"/>
                <w:shd w:val="nil" w:color="auto" w:fill="auto"/>
                <w:rtl w:val="0"/>
                <w:lang w:val="en-US"/>
              </w:rPr>
              <w:t>Central (BA4/3/1/2)</w:t>
            </w:r>
          </w:p>
        </w:tc>
        <w:tc>
          <w:tcPr>
            <w:tcW w:type="dxa" w:w="3859"/>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rFonts w:ascii="Times New Roman" w:hAnsi="Times New Roman"/>
                <w:sz w:val="18"/>
                <w:szCs w:val="18"/>
                <w:rtl w:val="0"/>
              </w:rPr>
              <w:t>C5, C3, FC3, C1, CP1, Cz, CP2, C2, C4, FC4, C6</w:t>
            </w:r>
          </w:p>
        </w:tc>
      </w:tr>
      <w:tr>
        <w:tblPrEx>
          <w:shd w:val="clear" w:color="auto" w:fill="d0ddef"/>
        </w:tblPrEx>
        <w:trPr>
          <w:trHeight w:val="697" w:hRule="exact"/>
        </w:trPr>
        <w:tc>
          <w:tcPr>
            <w:tcW w:type="dxa" w:w="3052"/>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A"/>
            </w:pPr>
            <w:r>
              <w:rPr>
                <w:rFonts w:ascii="Times New Roman" w:hAnsi="Times New Roman"/>
                <w:b w:val="1"/>
                <w:bCs w:val="1"/>
                <w:rtl w:val="0"/>
                <w:lang w:val="en-US"/>
              </w:rPr>
              <w:t>Parietal (BA39/40)</w:t>
            </w:r>
          </w:p>
        </w:tc>
        <w:tc>
          <w:tcPr>
            <w:tcW w:type="dxa" w:w="3859"/>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P7, P5, CP3, P3, PO3, PO1, PO2, P4, PO4, P6, CP4, P8</w:t>
            </w:r>
          </w:p>
        </w:tc>
      </w:tr>
    </w:tbl>
    <w:p>
      <w:pPr>
        <w:pStyle w:val="abstract"/>
        <w:rPr>
          <w:rFonts w:ascii="Crimson Text Regular" w:cs="Crimson Text Regular" w:hAnsi="Crimson Text Regular" w:eastAsia="Crimson Text Regular"/>
        </w:rPr>
      </w:pPr>
    </w:p>
    <w:p>
      <w:pPr>
        <w:pStyle w:val="abstract"/>
        <w:widowControl w:val="0"/>
        <w:spacing w:line="240" w:lineRule="auto"/>
        <w:ind w:left="432" w:hanging="432"/>
        <w:jc w:val="center"/>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 xml:space="preserve">A 3D rendering can be visualized in </w:t>
      </w:r>
      <w:r>
        <w:rPr>
          <w:rFonts w:ascii="Crimson Text Regular" w:hAnsi="Crimson Text Regular"/>
          <w:i w:val="1"/>
          <w:iCs w:val="1"/>
          <w:sz w:val="20"/>
          <w:szCs w:val="20"/>
          <w:rtl w:val="0"/>
          <w:lang w:val="it-IT"/>
        </w:rPr>
        <w:t>Figure 2</w:t>
      </w:r>
      <w:r>
        <w:rPr>
          <w:rFonts w:ascii="Crimson Text Regular" w:hAnsi="Crimson Text Regular"/>
          <w:sz w:val="20"/>
          <w:szCs w:val="20"/>
          <w:rtl w:val="0"/>
          <w:lang w:val="it-IT"/>
        </w:rPr>
        <w:t xml:space="preserve"> to better grasp the headset structure, with colored </w:t>
      </w:r>
      <w:r>
        <w:rPr>
          <w:rFonts w:ascii="Crimson Text Regular" w:hAnsi="Crimson Text Regular"/>
          <w:sz w:val="20"/>
          <w:szCs w:val="20"/>
          <w:rtl w:val="0"/>
          <w:lang w:val="en-US"/>
        </w:rPr>
        <w:t>coding of</w:t>
      </w:r>
      <w:r>
        <w:rPr>
          <w:rFonts w:ascii="Crimson Text Regular" w:hAnsi="Crimson Text Regular"/>
          <w:sz w:val="20"/>
          <w:szCs w:val="20"/>
          <w:rtl w:val="0"/>
          <w:lang w:val="it-IT"/>
        </w:rPr>
        <w:t xml:space="preserve"> the brain regions:</w:t>
      </w:r>
    </w:p>
    <w:p>
      <w:pPr>
        <w:pStyle w:val="abstract"/>
        <w:rPr>
          <w:rFonts w:ascii="Crimson Text Regular" w:cs="Crimson Text Regular" w:hAnsi="Crimson Text Regular" w:eastAsia="Crimson Text Regular"/>
        </w:rPr>
      </w:pPr>
    </w:p>
    <w:p>
      <w:pPr>
        <w:pStyle w:val="abstract"/>
        <w:jc w:val="left"/>
        <w:rPr>
          <w:rFonts w:ascii="Crimson Text Bold" w:cs="Crimson Text Bold" w:hAnsi="Crimson Text Bold" w:eastAsia="Crimson Text Bold"/>
          <w:sz w:val="20"/>
          <w:szCs w:val="20"/>
        </w:rPr>
      </w:pPr>
      <w:r>
        <w:rPr>
          <w:rFonts w:ascii="Crimson Text Bold" w:hAnsi="Crimson Text Bold"/>
          <w:sz w:val="20"/>
          <w:szCs w:val="20"/>
          <w:rtl w:val="0"/>
          <w:lang w:val="it-IT"/>
        </w:rPr>
        <w:t xml:space="preserve">Figure 2. </w:t>
      </w:r>
      <w:r>
        <w:rPr>
          <w:rFonts w:ascii="Crimson Text Regular" w:hAnsi="Crimson Text Regular"/>
          <w:sz w:val="20"/>
          <w:szCs w:val="20"/>
          <w:rtl w:val="0"/>
          <w:lang w:val="it-IT"/>
        </w:rPr>
        <w:t xml:space="preserve">3D Visualization </w:t>
      </w:r>
      <w:r>
        <w:rPr>
          <w:rFonts w:ascii="Crimson Text Regular" w:hAnsi="Crimson Text Regular"/>
          <w:sz w:val="20"/>
          <w:szCs w:val="20"/>
          <w:rtl w:val="0"/>
          <w:lang w:val="en-US"/>
        </w:rPr>
        <w:t>with</w:t>
      </w:r>
      <w:r>
        <w:rPr>
          <w:rFonts w:ascii="Crimson Text Regular" w:hAnsi="Crimson Text Regular"/>
          <w:sz w:val="20"/>
          <w:szCs w:val="20"/>
          <w:rtl w:val="0"/>
          <w:lang w:val="it-IT"/>
        </w:rPr>
        <w:t xml:space="preserve"> Region Color Coding</w:t>
      </w:r>
    </w:p>
    <w:p>
      <w:pPr>
        <w:pStyle w:val="abstract"/>
        <w:rPr>
          <w:rFonts w:ascii="Crimson Text Regular" w:cs="Crimson Text Regular" w:hAnsi="Crimson Text Regular" w:eastAsia="Crimson Text Regular"/>
        </w:rPr>
      </w:pPr>
      <w:r>
        <w:rPr>
          <w:rFonts w:ascii="Crimson Text Regular" w:cs="Crimson Text Regular" w:hAnsi="Crimson Text Regular" w:eastAsia="Crimson Text Regular"/>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164464</wp:posOffset>
            </wp:positionV>
            <wp:extent cx="4389121" cy="3320132"/>
            <wp:effectExtent l="0" t="0" r="0" b="0"/>
            <wp:wrapTopAndBottom distT="152400" distB="152400"/>
            <wp:docPr id="1073741826" name="officeArt object" descr="eeg_regions_plot.png"/>
            <wp:cNvGraphicFramePr/>
            <a:graphic xmlns:a="http://schemas.openxmlformats.org/drawingml/2006/main">
              <a:graphicData uri="http://schemas.openxmlformats.org/drawingml/2006/picture">
                <pic:pic xmlns:pic="http://schemas.openxmlformats.org/drawingml/2006/picture">
                  <pic:nvPicPr>
                    <pic:cNvPr id="1073741826" name="eeg_regions_plot.png" descr="eeg_regions_plot.png"/>
                    <pic:cNvPicPr>
                      <a:picLocks noChangeAspect="1"/>
                    </pic:cNvPicPr>
                  </pic:nvPicPr>
                  <pic:blipFill>
                    <a:blip r:embed="rId5">
                      <a:extLst/>
                    </a:blip>
                    <a:stretch>
                      <a:fillRect/>
                    </a:stretch>
                  </pic:blipFill>
                  <pic:spPr>
                    <a:xfrm>
                      <a:off x="0" y="0"/>
                      <a:ext cx="4389121" cy="3320132"/>
                    </a:xfrm>
                    <a:prstGeom prst="rect">
                      <a:avLst/>
                    </a:prstGeom>
                    <a:ln w="12700" cap="flat">
                      <a:noFill/>
                      <a:miter lim="400000"/>
                    </a:ln>
                    <a:effectLst/>
                  </pic:spPr>
                </pic:pic>
              </a:graphicData>
            </a:graphic>
          </wp:anchor>
        </w:drawing>
      </w: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M</w:t>
      </w:r>
      <w:r>
        <w:rPr>
          <w:rFonts w:ascii="Crimson Text Regular" w:hAnsi="Crimson Text Regular"/>
          <w:sz w:val="20"/>
          <w:szCs w:val="20"/>
          <w:rtl w:val="0"/>
          <w:lang w:val="en-US"/>
        </w:rPr>
        <w:t>ost of the stud</w:t>
      </w:r>
      <w:r>
        <w:rPr>
          <w:rFonts w:ascii="Crimson Text Regular" w:hAnsi="Crimson Text Regular"/>
          <w:sz w:val="20"/>
          <w:szCs w:val="20"/>
          <w:rtl w:val="0"/>
          <w:lang w:val="it-IT"/>
        </w:rPr>
        <w:t>ies</w:t>
      </w:r>
      <w:r>
        <w:rPr>
          <w:rFonts w:ascii="Crimson Text Regular" w:hAnsi="Crimson Text Regular"/>
          <w:sz w:val="20"/>
          <w:szCs w:val="20"/>
          <w:rtl w:val="0"/>
          <w:lang w:val="en-US"/>
        </w:rPr>
        <w:t xml:space="preserve"> for the translation of spoken speech focus on the detection of the activation of given area of the brain that are proven to be li</w:t>
      </w:r>
      <w:r>
        <w:rPr>
          <w:rFonts w:ascii="Crimson Text Regular" w:hAnsi="Crimson Text Regular"/>
          <w:sz w:val="20"/>
          <w:szCs w:val="20"/>
          <w:rtl w:val="0"/>
          <w:lang w:val="it-IT"/>
        </w:rPr>
        <w:t>n</w:t>
      </w:r>
      <w:r>
        <w:rPr>
          <w:rFonts w:ascii="Crimson Text Regular" w:hAnsi="Crimson Text Regular"/>
          <w:sz w:val="20"/>
          <w:szCs w:val="20"/>
          <w:rtl w:val="0"/>
          <w:lang w:val="en-US"/>
        </w:rPr>
        <w:t>ked with the muscle activation li</w:t>
      </w:r>
      <w:r>
        <w:rPr>
          <w:rFonts w:ascii="Crimson Text Regular" w:hAnsi="Crimson Text Regular"/>
          <w:sz w:val="20"/>
          <w:szCs w:val="20"/>
          <w:rtl w:val="0"/>
          <w:lang w:val="it-IT"/>
        </w:rPr>
        <w:t>n</w:t>
      </w:r>
      <w:r>
        <w:rPr>
          <w:rFonts w:ascii="Crimson Text Regular" w:hAnsi="Crimson Text Regular"/>
          <w:sz w:val="20"/>
          <w:szCs w:val="20"/>
          <w:rtl w:val="0"/>
          <w:lang w:val="en-US"/>
        </w:rPr>
        <w:t>ked with the spoken speech activity (activation of muscles such as cartilaginous tube, facial muscles, jaw, tongue, and muscular apparatus complementary to the vocal cords). Therefore, spoken speech detection is based on the detection of complementary functions to spoken speech but not the elaboration of speech content itself.</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This makes it increasingly difficult to identify the areas involved in the elaboration of speech content, as this is a phenomenological problem rather than a </w:t>
      </w:r>
      <w:r>
        <w:rPr>
          <w:rFonts w:ascii="Crimson Text Regular" w:hAnsi="Crimson Text Regular"/>
          <w:sz w:val="20"/>
          <w:szCs w:val="20"/>
          <w:rtl w:val="0"/>
          <w:lang w:val="it-IT"/>
        </w:rPr>
        <w:t>neurophysiological</w:t>
      </w:r>
      <w:r>
        <w:rPr>
          <w:rFonts w:ascii="Crimson Text Regular" w:hAnsi="Crimson Text Regular"/>
          <w:sz w:val="20"/>
          <w:szCs w:val="20"/>
          <w:rtl w:val="0"/>
          <w:lang w:val="en-US"/>
        </w:rPr>
        <w:t xml:space="preserve"> one. </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At the current state of affairs, we still do not know where this processing takes place exactly, and there is much disagreement among scholars. Nevertheless, the good news is that brain activation for internal speech activities seems to be very similar to that </w:t>
      </w:r>
      <w:r>
        <w:rPr>
          <w:rFonts w:ascii="Crimson Text Regular" w:hAnsi="Crimson Text Regular"/>
          <w:sz w:val="20"/>
          <w:szCs w:val="20"/>
          <w:rtl w:val="0"/>
          <w:lang w:val="it-IT"/>
        </w:rPr>
        <w:t>of</w:t>
      </w:r>
      <w:r>
        <w:rPr>
          <w:rFonts w:ascii="Crimson Text Regular" w:hAnsi="Crimson Text Regular"/>
          <w:sz w:val="20"/>
          <w:szCs w:val="20"/>
          <w:rtl w:val="0"/>
          <w:lang w:val="en-US"/>
        </w:rPr>
        <w:t xml:space="preserve"> spoken speech. In particular</w:t>
      </w:r>
      <w:r>
        <w:rPr>
          <w:rFonts w:ascii="Crimson Text Regular" w:hAnsi="Crimson Text Regular"/>
          <w:sz w:val="20"/>
          <w:szCs w:val="20"/>
          <w:rtl w:val="0"/>
          <w:lang w:val="it-IT"/>
        </w:rPr>
        <w:t>,</w:t>
      </w:r>
      <w:r>
        <w:rPr>
          <w:rFonts w:ascii="Crimson Text Regular" w:hAnsi="Crimson Text Regular"/>
          <w:sz w:val="20"/>
          <w:szCs w:val="20"/>
          <w:rtl w:val="0"/>
          <w:lang w:val="en-US"/>
        </w:rPr>
        <w:t xml:space="preserve"> most of the studies conducted on this matter agree on the detection of strong activation of </w:t>
      </w:r>
      <w:r>
        <w:rPr>
          <w:rFonts w:ascii="Crimson Text Regular" w:hAnsi="Crimson Text Regular"/>
          <w:i w:val="1"/>
          <w:iCs w:val="1"/>
          <w:sz w:val="20"/>
          <w:szCs w:val="20"/>
          <w:rtl w:val="0"/>
          <w:lang w:val="en-US"/>
        </w:rPr>
        <w:t xml:space="preserve">Wernike </w:t>
      </w:r>
      <w:r>
        <w:rPr>
          <w:rFonts w:ascii="Crimson Text Regular" w:hAnsi="Crimson Text Regular"/>
          <w:sz w:val="20"/>
          <w:szCs w:val="20"/>
          <w:rtl w:val="0"/>
          <w:lang w:val="en-US"/>
        </w:rPr>
        <w:t xml:space="preserve">and </w:t>
      </w:r>
      <w:r>
        <w:rPr>
          <w:rFonts w:ascii="Crimson Text Regular" w:hAnsi="Crimson Text Regular"/>
          <w:i w:val="1"/>
          <w:iCs w:val="1"/>
          <w:sz w:val="20"/>
          <w:szCs w:val="20"/>
          <w:rtl w:val="0"/>
          <w:lang w:val="en-US"/>
        </w:rPr>
        <w:t>Broca</w:t>
      </w:r>
      <w:r>
        <w:rPr>
          <w:rFonts w:ascii="Crimson Text Regular" w:hAnsi="Crimson Text Regular"/>
          <w:i w:val="1"/>
          <w:iCs w:val="1"/>
          <w:sz w:val="20"/>
          <w:szCs w:val="20"/>
          <w:rtl w:val="0"/>
          <w:lang w:val="it-IT"/>
        </w:rPr>
        <w:t xml:space="preserve"> </w:t>
      </w:r>
      <w:r>
        <w:rPr>
          <w:rFonts w:ascii="Crimson Text Regular" w:hAnsi="Crimson Text Regular"/>
          <w:sz w:val="20"/>
          <w:szCs w:val="20"/>
          <w:rtl w:val="0"/>
          <w:lang w:val="en-US"/>
        </w:rPr>
        <w:t>areas, known to be responsible for speech comprehension and reproduction.</w:t>
      </w:r>
      <w:r>
        <w:rPr>
          <w:rFonts w:ascii="Crimson Text Regular" w:hAnsi="Crimson Text Regular"/>
          <w:sz w:val="20"/>
          <w:szCs w:val="20"/>
          <w:rtl w:val="0"/>
          <w:lang w:val="it-IT"/>
        </w:rPr>
        <w:t xml:space="preserve"> As a result</w:t>
      </w:r>
      <w:r>
        <w:rPr>
          <w:rFonts w:ascii="Crimson Text Regular" w:hAnsi="Crimson Text Regular"/>
          <w:sz w:val="20"/>
          <w:szCs w:val="20"/>
          <w:rtl w:val="0"/>
          <w:lang w:val="en-US"/>
        </w:rPr>
        <w:t>, we decided to prioritize these areas above all, ensur</w:t>
      </w:r>
      <w:r>
        <w:rPr>
          <w:rFonts w:ascii="Crimson Text Regular" w:hAnsi="Crimson Text Regular"/>
          <w:sz w:val="20"/>
          <w:szCs w:val="20"/>
          <w:rtl w:val="0"/>
          <w:lang w:val="it-IT"/>
        </w:rPr>
        <w:t>ing</w:t>
      </w:r>
      <w:r>
        <w:rPr>
          <w:rFonts w:ascii="Crimson Text Regular" w:hAnsi="Crimson Text Regular"/>
          <w:sz w:val="20"/>
          <w:szCs w:val="20"/>
          <w:rtl w:val="0"/>
          <w:lang w:val="en-US"/>
        </w:rPr>
        <w:t xml:space="preserve"> full coverage of these regions</w:t>
      </w:r>
      <w:r>
        <w:rPr>
          <w:rFonts w:ascii="Crimson Text Regular" w:hAnsi="Crimson Text Regular"/>
          <w:sz w:val="20"/>
          <w:szCs w:val="20"/>
          <w:rtl w:val="0"/>
          <w:lang w:val="it-IT"/>
        </w:rPr>
        <w:t>.</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Furthermore, many studies also agree that most language-related brain functions, both production and comprehension, are associated with activations in the frontal lobes, </w:t>
      </w:r>
      <w:r>
        <w:rPr>
          <w:rFonts w:ascii="Crimson Text Regular" w:hAnsi="Crimson Text Regular"/>
          <w:sz w:val="20"/>
          <w:szCs w:val="20"/>
          <w:rtl w:val="0"/>
          <w:lang w:val="it-IT"/>
        </w:rPr>
        <w:t>specifically</w:t>
      </w:r>
      <w:r>
        <w:rPr>
          <w:rFonts w:ascii="Crimson Text Regular" w:hAnsi="Crimson Text Regular"/>
          <w:sz w:val="20"/>
          <w:szCs w:val="20"/>
          <w:rtl w:val="0"/>
          <w:lang w:val="en-US"/>
        </w:rPr>
        <w:t xml:space="preserve"> the right one for right-handed people and the left one for left-handed people. Therefore, we decided to </w:t>
      </w:r>
      <w:r>
        <w:rPr>
          <w:rFonts w:ascii="Crimson Text Regular" w:hAnsi="Crimson Text Regular"/>
          <w:sz w:val="20"/>
          <w:szCs w:val="20"/>
          <w:rtl w:val="0"/>
          <w:lang w:val="it-IT"/>
        </w:rPr>
        <w:t xml:space="preserve">also </w:t>
      </w:r>
      <w:r>
        <w:rPr>
          <w:rFonts w:ascii="Crimson Text Regular" w:hAnsi="Crimson Text Regular"/>
          <w:sz w:val="20"/>
          <w:szCs w:val="20"/>
          <w:rtl w:val="0"/>
          <w:lang w:val="en-US"/>
        </w:rPr>
        <w:t xml:space="preserve">cover </w:t>
      </w:r>
      <w:r>
        <w:rPr>
          <w:rFonts w:ascii="Crimson Text Regular" w:hAnsi="Crimson Text Regular"/>
          <w:sz w:val="20"/>
          <w:szCs w:val="20"/>
          <w:rtl w:val="0"/>
          <w:lang w:val="it-IT"/>
        </w:rPr>
        <w:t>the frontal lobes homogeneously.</w:t>
      </w:r>
    </w:p>
    <w:p>
      <w:pPr>
        <w:pStyle w:val="heading 3"/>
        <w:rPr>
          <w:rFonts w:ascii="Crimson Text Regular" w:cs="Crimson Text Regular" w:hAnsi="Crimson Text Regular" w:eastAsia="Crimson Text Regular"/>
          <w:lang w:val="it-IT"/>
        </w:rPr>
      </w:pPr>
      <w:r>
        <w:rPr>
          <w:rFonts w:ascii="Crimson Text Regular" w:hAnsi="Crimson Text Regular"/>
          <w:rtl w:val="0"/>
          <w:lang w:val="it-IT"/>
        </w:rPr>
        <w:t>2.3.2 Electrode Design</w:t>
      </w:r>
    </w:p>
    <w:p>
      <w:pPr>
        <w:pStyle w:val="Body A"/>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Electrodes </w:t>
      </w:r>
      <w:r>
        <w:rPr>
          <w:rFonts w:ascii="Crimson Text Regular" w:hAnsi="Crimson Text Regular"/>
          <w:sz w:val="20"/>
          <w:szCs w:val="20"/>
          <w:rtl w:val="0"/>
          <w:lang w:val="it-IT"/>
        </w:rPr>
        <w:t xml:space="preserve">used </w:t>
      </w:r>
      <w:r>
        <w:rPr>
          <w:rFonts w:ascii="Crimson Text Regular" w:hAnsi="Crimson Text Regular"/>
          <w:sz w:val="20"/>
          <w:szCs w:val="20"/>
          <w:rtl w:val="0"/>
          <w:lang w:val="en-US"/>
        </w:rPr>
        <w:t xml:space="preserve">for collecting EEG data </w:t>
      </w:r>
      <w:r>
        <w:rPr>
          <w:rFonts w:ascii="Crimson Text Regular" w:hAnsi="Crimson Text Regular"/>
          <w:sz w:val="20"/>
          <w:szCs w:val="20"/>
          <w:rtl w:val="0"/>
          <w:lang w:val="it-IT"/>
        </w:rPr>
        <w:t>are mainly</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divided</w:t>
      </w:r>
      <w:r>
        <w:rPr>
          <w:rFonts w:ascii="Crimson Text Regular" w:hAnsi="Crimson Text Regular"/>
          <w:sz w:val="20"/>
          <w:szCs w:val="20"/>
          <w:rtl w:val="0"/>
          <w:lang w:val="en-US"/>
        </w:rPr>
        <w:t xml:space="preserve"> into dry and wet electrodes.</w:t>
      </w:r>
      <w:r>
        <w:rPr>
          <w:rFonts w:ascii="Crimson Text Regular" w:hAnsi="Crimson Text Regular"/>
          <w:sz w:val="20"/>
          <w:szCs w:val="20"/>
          <w:rtl w:val="0"/>
          <w:lang w:val="it-IT"/>
        </w:rPr>
        <w:t xml:space="preserve"> </w:t>
      </w:r>
      <w:r>
        <w:rPr>
          <w:rFonts w:ascii="Crimson Text Regular" w:hAnsi="Crimson Text Regular"/>
          <w:sz w:val="20"/>
          <w:szCs w:val="20"/>
          <w:rtl w:val="0"/>
          <w:lang w:val="it-IT"/>
        </w:rPr>
        <w:t xml:space="preserve">As the device is to be worn </w:t>
      </w:r>
      <w:r>
        <w:rPr>
          <w:rFonts w:ascii="Crimson Text Regular" w:hAnsi="Crimson Text Regular"/>
          <w:sz w:val="20"/>
          <w:szCs w:val="20"/>
          <w:rtl w:val="0"/>
          <w:lang w:val="it-IT"/>
        </w:rPr>
        <w:t>for an extended period during the day, and wet electrodes require gel and skin preparation multiple times every few hours</w:t>
      </w:r>
      <w:r>
        <w:rPr>
          <w:rFonts w:ascii="Crimson Text Regular" w:hAnsi="Crimson Text Regular" w:hint="default"/>
          <w:sz w:val="20"/>
          <w:szCs w:val="20"/>
          <w:rtl w:val="0"/>
          <w:lang w:val="it-IT"/>
        </w:rPr>
        <w:t>—</w:t>
      </w:r>
      <w:r>
        <w:rPr>
          <w:rFonts w:ascii="Crimson Text Regular" w:hAnsi="Crimson Text Regular"/>
          <w:sz w:val="20"/>
          <w:szCs w:val="20"/>
          <w:rtl w:val="0"/>
          <w:lang w:val="it-IT"/>
        </w:rPr>
        <w:t>thereby strongly hindering usability</w:t>
      </w:r>
      <w:r>
        <w:rPr>
          <w:rFonts w:ascii="Crimson Text Regular" w:hAnsi="Crimson Text Regular" w:hint="default"/>
          <w:sz w:val="20"/>
          <w:szCs w:val="20"/>
          <w:rtl w:val="0"/>
          <w:lang w:val="it-IT"/>
        </w:rPr>
        <w:t>—</w:t>
      </w:r>
      <w:r>
        <w:rPr>
          <w:rFonts w:ascii="Crimson Text Regular" w:hAnsi="Crimson Text Regular"/>
          <w:sz w:val="20"/>
          <w:szCs w:val="20"/>
          <w:rtl w:val="0"/>
          <w:lang w:val="it-IT"/>
        </w:rPr>
        <w:t xml:space="preserve">we opted for the </w:t>
      </w:r>
      <w:r>
        <w:rPr>
          <w:rFonts w:ascii="Crimson Text Regular" w:hAnsi="Crimson Text Regular"/>
          <w:sz w:val="20"/>
          <w:szCs w:val="20"/>
          <w:rtl w:val="0"/>
          <w:lang w:val="en-US"/>
        </w:rPr>
        <w:t>use</w:t>
      </w:r>
      <w:r>
        <w:rPr>
          <w:rFonts w:ascii="Crimson Text Regular" w:hAnsi="Crimson Text Regular"/>
          <w:sz w:val="20"/>
          <w:szCs w:val="20"/>
          <w:rtl w:val="0"/>
          <w:lang w:val="it-IT"/>
        </w:rPr>
        <w:t xml:space="preserve"> of</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dry electrodes.</w:t>
      </w:r>
      <w:r>
        <w:rPr>
          <w:rFonts w:ascii="Crimson Text Regular" w:hAnsi="Crimson Text Regular"/>
          <w:sz w:val="20"/>
          <w:szCs w:val="20"/>
          <w:rtl w:val="0"/>
          <w:lang w:val="it-IT"/>
        </w:rPr>
        <w:t xml:space="preserve"> </w:t>
      </w:r>
      <w:r>
        <w:rPr>
          <w:rFonts w:ascii="Crimson Text Regular" w:hAnsi="Crimson Text Regular"/>
          <w:sz w:val="20"/>
          <w:szCs w:val="20"/>
          <w:rtl w:val="0"/>
          <w:lang w:val="it-IT"/>
        </w:rPr>
        <w:t>Nevertheless</w:t>
      </w:r>
      <w:r>
        <w:rPr>
          <w:rFonts w:ascii="Crimson Text Regular" w:hAnsi="Crimson Text Regular"/>
          <w:sz w:val="20"/>
          <w:szCs w:val="20"/>
          <w:rtl w:val="0"/>
          <w:lang w:val="it-IT"/>
        </w:rPr>
        <w:t xml:space="preserve">, dry </w:t>
      </w:r>
      <w:r>
        <w:rPr>
          <w:rFonts w:ascii="Crimson Text Regular" w:hAnsi="Crimson Text Regular"/>
          <w:sz w:val="20"/>
          <w:szCs w:val="20"/>
          <w:rtl w:val="0"/>
          <w:lang w:val="it-IT"/>
        </w:rPr>
        <w:t>electrodes</w:t>
      </w:r>
      <w:r>
        <w:rPr>
          <w:rFonts w:ascii="Crimson Text Regular" w:hAnsi="Crimson Text Regular"/>
          <w:sz w:val="20"/>
          <w:szCs w:val="20"/>
          <w:rtl w:val="0"/>
          <w:lang w:val="it-IT"/>
        </w:rPr>
        <w:t xml:space="preserve">, though they may seem the optimal choice, </w:t>
      </w:r>
      <w:r>
        <w:rPr>
          <w:rFonts w:ascii="Crimson Text Regular" w:hAnsi="Crimson Text Regular"/>
          <w:sz w:val="20"/>
          <w:szCs w:val="20"/>
          <w:rtl w:val="0"/>
          <w:lang w:val="it-IT"/>
        </w:rPr>
        <w:t xml:space="preserve">struggle with </w:t>
      </w:r>
      <w:r>
        <w:rPr>
          <w:rFonts w:ascii="Crimson Text Regular" w:hAnsi="Crimson Text Regular"/>
          <w:sz w:val="20"/>
          <w:szCs w:val="20"/>
          <w:rtl w:val="0"/>
          <w:lang w:val="en-US"/>
        </w:rPr>
        <w:t>higher impedance, resulting in more noise; as such, we had to engineer a solution allowing us to read high-quality signals.</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D</w:t>
      </w:r>
      <w:r>
        <w:rPr>
          <w:rFonts w:ascii="Crimson Text Regular" w:hAnsi="Crimson Text Regular"/>
          <w:sz w:val="20"/>
          <w:szCs w:val="20"/>
          <w:rtl w:val="0"/>
          <w:lang w:val="en-US"/>
        </w:rPr>
        <w:t xml:space="preserve">ry electrodes divide furthermore into non-skin-invasive and skin-invasive. Although </w:t>
      </w:r>
      <w:r>
        <w:rPr>
          <w:rFonts w:ascii="Crimson Text Regular" w:hAnsi="Crimson Text Regular"/>
          <w:sz w:val="20"/>
          <w:szCs w:val="20"/>
          <w:rtl w:val="0"/>
          <w:lang w:val="it-IT"/>
        </w:rPr>
        <w:t>non-skin-invasive</w:t>
      </w:r>
      <w:r>
        <w:rPr>
          <w:rFonts w:ascii="Crimson Text Regular" w:hAnsi="Crimson Text Regular"/>
          <w:sz w:val="20"/>
          <w:szCs w:val="20"/>
          <w:rtl w:val="0"/>
          <w:lang w:val="en-US"/>
        </w:rPr>
        <w:t xml:space="preserve"> ones do not have direct contact with the scalp</w:t>
      </w:r>
      <w:r>
        <w:rPr>
          <w:rFonts w:ascii="Crimson Text Regular" w:hAnsi="Crimson Text Regular"/>
          <w:sz w:val="20"/>
          <w:szCs w:val="20"/>
          <w:rtl w:val="0"/>
          <w:lang w:val="it-IT"/>
        </w:rPr>
        <w:t xml:space="preserve">, remaining on the </w:t>
      </w:r>
      <w:r>
        <w:rPr>
          <w:rFonts w:ascii="Crimson Text Regular" w:hAnsi="Crimson Text Regular"/>
          <w:sz w:val="20"/>
          <w:szCs w:val="20"/>
          <w:rtl w:val="0"/>
          <w:lang w:val="en-US"/>
        </w:rPr>
        <w:t>surface</w:t>
      </w:r>
      <w:r>
        <w:rPr>
          <w:rFonts w:ascii="Crimson Text Regular" w:hAnsi="Crimson Text Regular"/>
          <w:sz w:val="20"/>
          <w:szCs w:val="20"/>
          <w:rtl w:val="0"/>
          <w:lang w:val="it-IT"/>
        </w:rPr>
        <w:t xml:space="preserve"> level of the hair</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which</w:t>
      </w:r>
      <w:r>
        <w:rPr>
          <w:rFonts w:ascii="Crimson Text Regular" w:hAnsi="Crimson Text Regular"/>
          <w:sz w:val="20"/>
          <w:szCs w:val="20"/>
          <w:rtl w:val="0"/>
          <w:lang w:val="it-IT"/>
        </w:rPr>
        <w:t xml:space="preserve"> though</w:t>
      </w:r>
      <w:r>
        <w:rPr>
          <w:rFonts w:ascii="Crimson Text Regular" w:hAnsi="Crimson Text Regular"/>
          <w:sz w:val="20"/>
          <w:szCs w:val="20"/>
          <w:rtl w:val="0"/>
          <w:lang w:val="it-IT"/>
        </w:rPr>
        <w:t xml:space="preserve"> favors usability, </w:t>
      </w:r>
      <w:r>
        <w:rPr>
          <w:rFonts w:ascii="Crimson Text Regular" w:hAnsi="Crimson Text Regular"/>
          <w:sz w:val="20"/>
          <w:szCs w:val="20"/>
          <w:rtl w:val="0"/>
          <w:lang w:val="en-US"/>
        </w:rPr>
        <w:t>the</w:t>
      </w:r>
      <w:r>
        <w:rPr>
          <w:rFonts w:ascii="Crimson Text Regular" w:hAnsi="Crimson Text Regular"/>
          <w:sz w:val="20"/>
          <w:szCs w:val="20"/>
          <w:rtl w:val="0"/>
          <w:lang w:val="it-IT"/>
        </w:rPr>
        <w:t>ir</w:t>
      </w:r>
      <w:r>
        <w:rPr>
          <w:rFonts w:ascii="Crimson Text Regular" w:hAnsi="Crimson Text Regular"/>
          <w:sz w:val="20"/>
          <w:szCs w:val="20"/>
          <w:rtl w:val="0"/>
          <w:lang w:val="en-US"/>
        </w:rPr>
        <w:t xml:space="preserve"> impedance is too high</w:t>
      </w:r>
      <w:r>
        <w:rPr>
          <w:rFonts w:ascii="Crimson Text Regular" w:hAnsi="Crimson Text Regular"/>
          <w:sz w:val="20"/>
          <w:szCs w:val="20"/>
          <w:rtl w:val="0"/>
          <w:lang w:val="it-IT"/>
        </w:rPr>
        <w:t xml:space="preserve"> for meaningful inner speech decoding</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As such</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we opted for a specific type of skin-invasive electrodes</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composed of an array of micro </w:t>
      </w:r>
      <w:r>
        <w:rPr>
          <w:rFonts w:ascii="Crimson Text Regular" w:hAnsi="Crimson Text Regular"/>
          <w:sz w:val="20"/>
          <w:szCs w:val="20"/>
          <w:rtl w:val="0"/>
          <w:lang w:val="en-US"/>
        </w:rPr>
        <w:t>needles</w:t>
      </w:r>
      <w:r>
        <w:rPr>
          <w:rFonts w:ascii="Crimson Text Regular" w:hAnsi="Crimson Text Regular"/>
          <w:sz w:val="20"/>
          <w:szCs w:val="20"/>
          <w:rtl w:val="0"/>
          <w:lang w:val="it-IT"/>
        </w:rPr>
        <w:t xml:space="preserve"> that </w:t>
      </w:r>
      <w:r>
        <w:rPr>
          <w:rFonts w:ascii="Crimson Text Regular" w:hAnsi="Crimson Text Regular"/>
          <w:sz w:val="20"/>
          <w:szCs w:val="20"/>
          <w:rtl w:val="0"/>
          <w:lang w:val="it-IT"/>
        </w:rPr>
        <w:t xml:space="preserve">only </w:t>
      </w:r>
      <w:r>
        <w:rPr>
          <w:rFonts w:ascii="Crimson Text Regular" w:hAnsi="Crimson Text Regular"/>
          <w:sz w:val="20"/>
          <w:szCs w:val="20"/>
          <w:rtl w:val="0"/>
          <w:lang w:val="en-US"/>
        </w:rPr>
        <w:t>penetrate</w:t>
      </w:r>
      <w:r>
        <w:rPr>
          <w:rFonts w:ascii="Crimson Text Regular" w:hAnsi="Crimson Text Regular"/>
          <w:sz w:val="20"/>
          <w:szCs w:val="20"/>
          <w:rtl w:val="0"/>
          <w:lang w:val="it-IT"/>
        </w:rPr>
        <w:t xml:space="preserve"> the epidermis</w:t>
      </w:r>
      <w:r>
        <w:rPr>
          <w:rFonts w:ascii="Crimson Text Regular" w:hAnsi="Crimson Text Regular"/>
          <w:sz w:val="20"/>
          <w:szCs w:val="20"/>
          <w:rtl w:val="0"/>
          <w:lang w:val="en-US"/>
        </w:rPr>
        <w:t xml:space="preserve">, reaching the </w:t>
      </w:r>
      <w:r>
        <w:rPr>
          <w:rFonts w:ascii="Crimson Text Regular" w:hAnsi="Crimson Text Regular"/>
          <w:i w:val="1"/>
          <w:iCs w:val="1"/>
          <w:sz w:val="20"/>
          <w:szCs w:val="20"/>
          <w:rtl w:val="0"/>
          <w:lang w:val="en-US"/>
        </w:rPr>
        <w:t>Stratum Germinativum</w:t>
      </w:r>
      <w:r>
        <w:rPr>
          <w:rFonts w:ascii="Crimson Text Regular" w:hAnsi="Crimson Text Regular"/>
          <w:i w:val="1"/>
          <w:iCs w:val="1"/>
          <w:sz w:val="20"/>
          <w:szCs w:val="20"/>
          <w:rtl w:val="0"/>
          <w:lang w:val="it-IT"/>
        </w:rPr>
        <w:t xml:space="preserve">. </w:t>
      </w:r>
      <w:r>
        <w:rPr>
          <w:rFonts w:ascii="Crimson Text Regular" w:hAnsi="Crimson Text Regular"/>
          <w:sz w:val="20"/>
          <w:szCs w:val="20"/>
          <w:rtl w:val="0"/>
          <w:lang w:val="it-IT"/>
        </w:rPr>
        <w:t xml:space="preserve">Because </w:t>
      </w:r>
      <w:r>
        <w:rPr>
          <w:rFonts w:ascii="Crimson Text Regular" w:hAnsi="Crimson Text Regular"/>
          <w:sz w:val="20"/>
          <w:szCs w:val="20"/>
          <w:rtl w:val="0"/>
          <w:lang w:val="it-IT"/>
        </w:rPr>
        <w:t>such layers of the skin</w:t>
      </w:r>
      <w:r>
        <w:rPr>
          <w:rFonts w:ascii="Crimson Text Regular" w:hAnsi="Crimson Text Regular"/>
          <w:sz w:val="20"/>
          <w:szCs w:val="20"/>
          <w:rtl w:val="0"/>
          <w:lang w:val="it-IT"/>
        </w:rPr>
        <w:t xml:space="preserve"> are devoid of nerve endings capable of registering pressure or heat, the microneedles will not be felt by the end user</w:t>
      </w:r>
      <w:r>
        <w:rPr>
          <w:rFonts w:ascii="Crimson Text Regular" w:hAnsi="Crimson Text Regular"/>
          <w:sz w:val="20"/>
          <w:szCs w:val="20"/>
          <w:rtl w:val="0"/>
          <w:lang w:val="it-IT"/>
        </w:rPr>
        <w:t xml:space="preserve">, and hence </w:t>
      </w:r>
      <w:r>
        <w:rPr>
          <w:rFonts w:ascii="Crimson Text Regular" w:hAnsi="Crimson Text Regular"/>
          <w:sz w:val="20"/>
          <w:szCs w:val="20"/>
          <w:rtl w:val="0"/>
          <w:lang w:val="it-IT"/>
        </w:rPr>
        <w:t xml:space="preserve">will </w:t>
      </w:r>
      <w:r>
        <w:rPr>
          <w:rFonts w:ascii="Crimson Text Regular" w:hAnsi="Crimson Text Regular"/>
          <w:sz w:val="20"/>
          <w:szCs w:val="20"/>
          <w:rtl w:val="0"/>
          <w:lang w:val="it-IT"/>
        </w:rPr>
        <w:t>not hinder the usability throughout many hours</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Furthermore, </w:t>
      </w:r>
      <w:r>
        <w:rPr>
          <w:rFonts w:ascii="Crimson Text Regular" w:hAnsi="Crimson Text Regular"/>
          <w:sz w:val="20"/>
          <w:szCs w:val="20"/>
          <w:rtl w:val="0"/>
          <w:lang w:val="it-IT"/>
        </w:rPr>
        <w:t>the</w:t>
      </w:r>
      <w:r>
        <w:rPr>
          <w:rFonts w:ascii="Crimson Text Regular" w:hAnsi="Crimson Text Regular"/>
          <w:i w:val="1"/>
          <w:iCs w:val="1"/>
          <w:sz w:val="20"/>
          <w:szCs w:val="20"/>
          <w:rtl w:val="0"/>
          <w:lang w:val="it-IT"/>
        </w:rPr>
        <w:t xml:space="preserve"> </w:t>
      </w:r>
      <w:r>
        <w:rPr>
          <w:rFonts w:ascii="Crimson Text Regular" w:hAnsi="Crimson Text Regular"/>
          <w:sz w:val="20"/>
          <w:szCs w:val="20"/>
          <w:rtl w:val="0"/>
          <w:lang w:val="it-IT"/>
        </w:rPr>
        <w:t>epidermis</w:t>
      </w:r>
      <w:r>
        <w:rPr>
          <w:rFonts w:ascii="Crimson Text Regular" w:hAnsi="Crimson Text Regular"/>
          <w:i w:val="1"/>
          <w:iCs w:val="1"/>
          <w:sz w:val="20"/>
          <w:szCs w:val="20"/>
          <w:rtl w:val="0"/>
          <w:lang w:val="en-US"/>
        </w:rPr>
        <w:t xml:space="preserve"> </w:t>
      </w:r>
      <w:r>
        <w:rPr>
          <w:rFonts w:ascii="Crimson Text Regular" w:hAnsi="Crimson Text Regular"/>
          <w:sz w:val="20"/>
          <w:szCs w:val="20"/>
          <w:rtl w:val="0"/>
          <w:lang w:val="en-US"/>
        </w:rPr>
        <w:t xml:space="preserve">contains bio-potential cells immersed in an ionic fluid, which renders this layer electrically conductive and establishes an electrochemical interface between the skin and </w:t>
      </w:r>
      <w:r>
        <w:rPr>
          <w:rFonts w:ascii="Crimson Text Regular" w:hAnsi="Crimson Text Regular"/>
          <w:sz w:val="20"/>
          <w:szCs w:val="20"/>
          <w:rtl w:val="0"/>
          <w:lang w:val="it-IT"/>
        </w:rPr>
        <w:t>the micro needles in contact</w:t>
      </w:r>
      <w:r>
        <w:rPr>
          <w:rFonts w:ascii="Crimson Text Regular" w:hAnsi="Crimson Text Regular"/>
          <w:sz w:val="20"/>
          <w:szCs w:val="20"/>
          <w:rtl w:val="0"/>
          <w:lang w:val="it-IT"/>
        </w:rPr>
        <w:t xml:space="preserve">, thereby decreasing the </w:t>
      </w:r>
      <w:r>
        <w:rPr>
          <w:rFonts w:ascii="Crimson Text Regular" w:hAnsi="Crimson Text Regular"/>
          <w:sz w:val="20"/>
          <w:szCs w:val="20"/>
          <w:rtl w:val="0"/>
          <w:lang w:val="it-IT"/>
        </w:rPr>
        <w:t>signal-to-noise</w:t>
      </w:r>
      <w:r>
        <w:rPr>
          <w:rFonts w:ascii="Crimson Text Regular" w:hAnsi="Crimson Text Regular"/>
          <w:sz w:val="20"/>
          <w:szCs w:val="20"/>
          <w:rtl w:val="0"/>
          <w:lang w:val="it-IT"/>
        </w:rPr>
        <w:t xml:space="preserve"> ratio</w:t>
      </w:r>
      <w:r>
        <w:rPr>
          <w:rFonts w:ascii="Crimson Text Regular" w:hAnsi="Crimson Text Regular"/>
          <w:sz w:val="20"/>
          <w:szCs w:val="20"/>
          <w:rtl w:val="0"/>
          <w:lang w:val="en-US"/>
        </w:rPr>
        <w:t>.[9].</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it-IT"/>
        </w:rPr>
        <w:t>I</w:t>
      </w:r>
      <w:r>
        <w:rPr>
          <w:rFonts w:ascii="Crimson Text Regular" w:hAnsi="Crimson Text Regular"/>
          <w:sz w:val="20"/>
          <w:szCs w:val="20"/>
          <w:rtl w:val="0"/>
          <w:lang w:val="en-US"/>
        </w:rPr>
        <w:t xml:space="preserve">t is beneficial for lower impedance and higher signal quality to utilize contact electrodes, specifically spikes that are capable of penetrating the </w:t>
      </w:r>
      <w:r>
        <w:rPr>
          <w:rFonts w:ascii="Crimson Text Regular" w:hAnsi="Crimson Text Regular"/>
          <w:i w:val="1"/>
          <w:iCs w:val="1"/>
          <w:sz w:val="20"/>
          <w:szCs w:val="20"/>
          <w:rtl w:val="0"/>
          <w:lang w:val="en-US"/>
        </w:rPr>
        <w:t>Stratum Germinativum</w:t>
      </w:r>
      <w:r>
        <w:rPr>
          <w:rFonts w:ascii="Crimson Text Regular" w:hAnsi="Crimson Text Regular"/>
          <w:sz w:val="20"/>
          <w:szCs w:val="20"/>
          <w:rtl w:val="0"/>
          <w:lang w:val="en-US"/>
        </w:rPr>
        <w:t xml:space="preserve">, but not under any circumstances reaching the </w:t>
      </w:r>
      <w:r>
        <w:rPr>
          <w:rFonts w:ascii="Crimson Text Regular" w:hAnsi="Crimson Text Regular"/>
          <w:i w:val="1"/>
          <w:iCs w:val="1"/>
          <w:sz w:val="20"/>
          <w:szCs w:val="20"/>
          <w:rtl w:val="0"/>
          <w:lang w:val="it-IT"/>
        </w:rPr>
        <w:t>d</w:t>
      </w:r>
      <w:r>
        <w:rPr>
          <w:rFonts w:ascii="Crimson Text Regular" w:hAnsi="Crimson Text Regular"/>
          <w:i w:val="1"/>
          <w:iCs w:val="1"/>
          <w:sz w:val="20"/>
          <w:szCs w:val="20"/>
          <w:rtl w:val="0"/>
          <w:lang w:val="en-US"/>
        </w:rPr>
        <w:t>ermis</w:t>
      </w:r>
      <w:r>
        <w:rPr>
          <w:rFonts w:ascii="Crimson Text Regular" w:hAnsi="Crimson Text Regular"/>
          <w:sz w:val="20"/>
          <w:szCs w:val="20"/>
          <w:rtl w:val="0"/>
          <w:lang w:val="en-US"/>
        </w:rPr>
        <w:t xml:space="preserve">, which contains vascular and nervous components. For this reason, </w:t>
      </w:r>
      <w:r>
        <w:rPr>
          <w:rFonts w:ascii="Crimson Text Regular" w:hAnsi="Crimson Text Regular"/>
          <w:sz w:val="20"/>
          <w:szCs w:val="20"/>
          <w:rtl w:val="0"/>
          <w:lang w:val="it-IT"/>
        </w:rPr>
        <w:t>the</w:t>
      </w:r>
      <w:r>
        <w:rPr>
          <w:rFonts w:ascii="Crimson Text Regular" w:hAnsi="Crimson Text Regular"/>
          <w:sz w:val="20"/>
          <w:szCs w:val="20"/>
          <w:rtl w:val="0"/>
          <w:lang w:val="en-US"/>
        </w:rPr>
        <w:t xml:space="preserve"> length </w:t>
      </w:r>
      <w:r>
        <w:rPr>
          <w:rFonts w:ascii="Crimson Text Regular" w:hAnsi="Crimson Text Regular"/>
          <w:sz w:val="20"/>
          <w:szCs w:val="20"/>
          <w:rtl w:val="0"/>
          <w:lang w:val="it-IT"/>
        </w:rPr>
        <w:t xml:space="preserve">of the microneedles of each electrode </w:t>
      </w:r>
      <w:r>
        <w:rPr>
          <w:rFonts w:ascii="Crimson Text Regular" w:hAnsi="Crimson Text Regular"/>
          <w:sz w:val="20"/>
          <w:szCs w:val="20"/>
          <w:rtl w:val="0"/>
          <w:lang w:val="en-US"/>
        </w:rPr>
        <w:t>should be more than 15 micrometers but less than 50-100 micrometers.</w:t>
      </w:r>
      <w:r>
        <w:rPr>
          <w:rFonts w:ascii="Crimson Text Regular" w:hAnsi="Crimson Text Regular"/>
          <w:sz w:val="20"/>
          <w:szCs w:val="20"/>
          <w:rtl w:val="0"/>
          <w:lang w:val="it-IT"/>
        </w:rPr>
        <w:t xml:space="preserve"> </w:t>
      </w:r>
    </w:p>
    <w:p>
      <w:pPr>
        <w:pStyle w:val="abstract"/>
        <w:rPr>
          <w:rFonts w:ascii="Crimson Text Regular" w:cs="Crimson Text Regular" w:hAnsi="Crimson Text Regular" w:eastAsia="Crimson Text Regular"/>
          <w:sz w:val="20"/>
          <w:szCs w:val="20"/>
          <w:lang w:val="en-US"/>
        </w:rPr>
      </w:pPr>
    </w:p>
    <w:p>
      <w:pPr>
        <w:pStyle w:val="abstract"/>
        <w:rPr>
          <w:rFonts w:ascii="Crimson Text Regular" w:cs="Crimson Text Regular" w:hAnsi="Crimson Text Regular" w:eastAsia="Crimson Text Regular"/>
          <w:color w:val="000000"/>
          <w:sz w:val="20"/>
          <w:szCs w:val="20"/>
        </w:rPr>
      </w:pPr>
      <w:r>
        <w:rPr>
          <w:rFonts w:ascii="Crimson Text Regular" w:hAnsi="Crimson Text Regular"/>
          <w:sz w:val="20"/>
          <w:szCs w:val="20"/>
          <w:rtl w:val="0"/>
          <w:lang w:val="en-US"/>
        </w:rPr>
        <w:t xml:space="preserve">Electrochemical activity of excitable or active cells within the human body, surrounded by body fluids having a high </w:t>
      </w:r>
      <m:oMath>
        <m:r>
          <w:rPr xmlns:w="http://schemas.openxmlformats.org/wordprocessingml/2006/main">
            <w:rFonts w:ascii="Cambria Math" w:hAnsi="Cambria Math"/>
            <w:i/>
            <w:color w:val="000000"/>
            <w:sz w:val="19"/>
            <w:szCs w:val="19"/>
          </w:rPr>
          <m:t>C</m:t>
        </m:r>
        <m:sSup>
          <m:e>
            <m:r>
              <w:rPr xmlns:w="http://schemas.openxmlformats.org/wordprocessingml/2006/main">
                <w:rFonts w:ascii="Cambria Math" w:hAnsi="Cambria Math"/>
                <w:i/>
                <w:color w:val="000000"/>
                <w:sz w:val="19"/>
                <w:szCs w:val="19"/>
              </w:rPr>
              <m:t>l</m:t>
            </m:r>
          </m:e>
          <m:sup>
            <m:r>
              <w:rPr xmlns:w="http://schemas.openxmlformats.org/wordprocessingml/2006/main">
                <w:rFonts w:ascii="Cambria Math" w:hAnsi="Cambria Math"/>
                <w:i/>
                <w:color w:val="000000"/>
                <w:sz w:val="19"/>
                <w:szCs w:val="19"/>
              </w:rPr>
              <m:t>-</m:t>
            </m:r>
          </m:sup>
        </m:sSup>
      </m:oMath>
      <w:r>
        <w:rPr>
          <w:rFonts w:ascii="Crimson Text Regular" w:hAnsi="Crimson Text Regular"/>
          <w:sz w:val="20"/>
          <w:szCs w:val="20"/>
          <w:rtl w:val="0"/>
          <w:lang w:val="en-US"/>
        </w:rPr>
        <w:t xml:space="preserve"> concentration</w:t>
      </w:r>
      <w:r>
        <w:rPr>
          <w:rFonts w:ascii="Crimson Text Regular" w:hAnsi="Crimson Text Regular"/>
          <w:sz w:val="20"/>
          <w:szCs w:val="20"/>
          <w:rtl w:val="0"/>
          <w:lang w:val="it-IT"/>
        </w:rPr>
        <w:t>, a</w:t>
      </w:r>
      <w:r>
        <w:rPr>
          <w:rFonts w:ascii="Crimson Text Regular" w:hAnsi="Crimson Text Regular"/>
          <w:sz w:val="20"/>
          <w:szCs w:val="20"/>
          <w:rtl w:val="0"/>
          <w:lang w:val="en-US"/>
        </w:rPr>
        <w:t>cts as a constant current source when stimulated and creates an ionic current within the body fluid.</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Neural activity is represented as action potentials, described as rapid changes in voltage across the neuron's membrane. As such</w:t>
      </w:r>
      <w:r>
        <w:rPr>
          <w:rFonts w:ascii="Crimson Text Regular" w:hAnsi="Crimson Text Regular"/>
          <w:sz w:val="20"/>
          <w:szCs w:val="20"/>
          <w:rtl w:val="0"/>
          <w:lang w:val="it-IT"/>
        </w:rPr>
        <w:t>,</w:t>
      </w:r>
      <w:r>
        <w:rPr>
          <w:rFonts w:ascii="Crimson Text Regular" w:hAnsi="Crimson Text Regular"/>
          <w:sz w:val="20"/>
          <w:szCs w:val="20"/>
          <w:rtl w:val="0"/>
          <w:lang w:val="en-US"/>
        </w:rPr>
        <w:t xml:space="preserve"> when these signals are picked up by the electrodes, the current fluctuates over time, resulting in alternating current (AC). When dealing with alternating current to pick up the signals from the epidermis, a very conductive metal is required, together with the lowest possible impedance. The electrode-skin interface acts as a passive capacitor due to the dielectric nature of the skin layers and the electrolyte properties of body fluids. Capacitive coupling facilitates the transfer of oscillating (AC-like) neural signals to the electrode.</w:t>
      </w:r>
    </w:p>
    <w:p>
      <w:pPr>
        <w:pStyle w:val="heading 3"/>
        <w:rPr>
          <w:rFonts w:ascii="Crimson Text Regular" w:cs="Crimson Text Regular" w:hAnsi="Crimson Text Regular" w:eastAsia="Crimson Text Regular"/>
          <w:lang w:val="it-IT"/>
        </w:rPr>
      </w:pPr>
      <w:r>
        <w:rPr>
          <w:rFonts w:ascii="Crimson Text Regular" w:hAnsi="Crimson Text Regular"/>
          <w:rtl w:val="0"/>
          <w:lang w:val="it-IT"/>
        </w:rPr>
        <w:t xml:space="preserve">2.3.3 Impedance Optimization </w:t>
      </w:r>
    </w:p>
    <w:p>
      <w:pPr>
        <w:pStyle w:val="Body A"/>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 xml:space="preserve">In </w:t>
      </w:r>
      <w:r>
        <w:rPr>
          <w:rFonts w:ascii="Crimson Text Regular" w:hAnsi="Crimson Text Regular"/>
          <w:sz w:val="20"/>
          <w:szCs w:val="20"/>
          <w:rtl w:val="0"/>
          <w:lang w:val="en-US"/>
        </w:rPr>
        <w:t xml:space="preserve">order to sample the EGG data as accurately as possible, without utilizing invasive techniques, the impedance has to be </w:t>
      </w:r>
      <w:r>
        <w:rPr>
          <w:rFonts w:ascii="Crimson Text Regular" w:hAnsi="Crimson Text Regular"/>
          <w:sz w:val="20"/>
          <w:szCs w:val="20"/>
          <w:rtl w:val="0"/>
          <w:lang w:val="it-IT"/>
        </w:rPr>
        <w:t>minimized</w:t>
      </w:r>
      <w:r>
        <w:rPr>
          <w:rFonts w:ascii="Crimson Text Regular" w:hAnsi="Crimson Text Regular"/>
          <w:sz w:val="20"/>
          <w:szCs w:val="20"/>
          <w:rtl w:val="0"/>
          <w:lang w:val="it-IT"/>
        </w:rPr>
        <w:t xml:space="preserve">, such that the noise-to-signal ratio is </w:t>
      </w:r>
      <w:r>
        <w:rPr>
          <w:rFonts w:ascii="Crimson Text Regular" w:hAnsi="Crimson Text Regular"/>
          <w:sz w:val="20"/>
          <w:szCs w:val="20"/>
          <w:rtl w:val="0"/>
          <w:lang w:val="it-IT"/>
        </w:rPr>
        <w:t xml:space="preserve">as </w:t>
      </w:r>
      <w:r>
        <w:rPr>
          <w:rFonts w:ascii="Crimson Text Regular" w:hAnsi="Crimson Text Regular"/>
          <w:sz w:val="20"/>
          <w:szCs w:val="20"/>
          <w:rtl w:val="0"/>
          <w:lang w:val="it-IT"/>
        </w:rPr>
        <w:t xml:space="preserve">low as possible in order to compensate </w:t>
      </w:r>
      <w:r>
        <w:rPr>
          <w:rFonts w:ascii="Crimson Text Regular" w:hAnsi="Crimson Text Regular"/>
          <w:sz w:val="20"/>
          <w:szCs w:val="20"/>
          <w:rtl w:val="0"/>
          <w:lang w:val="it-IT"/>
        </w:rPr>
        <w:t xml:space="preserve">for </w:t>
      </w:r>
      <w:r>
        <w:rPr>
          <w:rFonts w:ascii="Crimson Text Regular" w:hAnsi="Crimson Text Regular"/>
          <w:sz w:val="20"/>
          <w:szCs w:val="20"/>
          <w:rtl w:val="0"/>
          <w:lang w:val="it-IT"/>
        </w:rPr>
        <w:t>the difficulties already presented in imagined speech</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As such, this next section presents an </w:t>
      </w:r>
      <w:r>
        <w:rPr>
          <w:rFonts w:ascii="Crimson Text Regular" w:hAnsi="Crimson Text Regular"/>
          <w:sz w:val="20"/>
          <w:szCs w:val="20"/>
          <w:rtl w:val="0"/>
          <w:lang w:val="en-US"/>
        </w:rPr>
        <w:t>extensive</w:t>
      </w:r>
      <w:r>
        <w:rPr>
          <w:rFonts w:ascii="Crimson Text Regular" w:hAnsi="Crimson Text Regular"/>
          <w:sz w:val="20"/>
          <w:szCs w:val="20"/>
          <w:rtl w:val="0"/>
          <w:lang w:val="it-IT"/>
        </w:rPr>
        <w:t xml:space="preserve"> explanation </w:t>
      </w:r>
      <w:r>
        <w:rPr>
          <w:rFonts w:ascii="Crimson Text Regular" w:hAnsi="Crimson Text Regular"/>
          <w:sz w:val="20"/>
          <w:szCs w:val="20"/>
          <w:rtl w:val="0"/>
          <w:lang w:val="en-US"/>
        </w:rPr>
        <w:t>of</w:t>
      </w:r>
      <w:r>
        <w:rPr>
          <w:rFonts w:ascii="Crimson Text Regular" w:hAnsi="Crimson Text Regular"/>
          <w:sz w:val="20"/>
          <w:szCs w:val="20"/>
          <w:rtl w:val="0"/>
          <w:lang w:val="it-IT"/>
        </w:rPr>
        <w:t xml:space="preserve"> how we addressed this problem.</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color w:val="000000"/>
          <w:sz w:val="20"/>
          <w:szCs w:val="20"/>
        </w:rPr>
      </w:pPr>
      <w:r>
        <w:rPr>
          <w:rFonts w:ascii="Crimson Text Regular" w:hAnsi="Crimson Text Regular"/>
          <w:sz w:val="20"/>
          <w:szCs w:val="20"/>
          <w:rtl w:val="0"/>
          <w:lang w:val="en-US"/>
        </w:rPr>
        <w:t xml:space="preserve">The </w:t>
      </w:r>
      <w:r>
        <w:rPr>
          <w:rFonts w:ascii="Crimson Text Regular" w:hAnsi="Crimson Text Regular"/>
          <w:sz w:val="20"/>
          <w:szCs w:val="20"/>
          <w:rtl w:val="0"/>
          <w:lang w:val="it-IT"/>
        </w:rPr>
        <w:t>recorded</w:t>
      </w:r>
      <w:r>
        <w:rPr>
          <w:rFonts w:ascii="Crimson Text Regular" w:hAnsi="Crimson Text Regular"/>
          <w:sz w:val="20"/>
          <w:szCs w:val="20"/>
          <w:rtl w:val="0"/>
          <w:lang w:val="en-US"/>
        </w:rPr>
        <w:t xml:space="preserve"> voltage </w:t>
      </w:r>
      <w:r>
        <w:rPr>
          <w:rFonts w:ascii="Crimson Text Regular" w:hAnsi="Crimson Text Regular"/>
          <w:sz w:val="20"/>
          <w:szCs w:val="20"/>
          <w:rtl w:val="0"/>
          <w:lang w:val="it-IT"/>
        </w:rPr>
        <w:t>of an</w:t>
      </w:r>
      <w:r>
        <w:rPr>
          <w:rFonts w:ascii="Crimson Text Regular" w:hAnsi="Crimson Text Regular"/>
          <w:sz w:val="20"/>
          <w:szCs w:val="20"/>
          <w:rtl w:val="0"/>
          <w:lang w:val="en-US"/>
        </w:rPr>
        <w:t xml:space="preserve"> EEG for an adult varies from </w:t>
      </w:r>
      <w:r>
        <w:rPr>
          <w:rFonts w:ascii="Crimson Text Regular" w:hAnsi="Crimson Text Regular"/>
          <w:sz w:val="20"/>
          <w:szCs w:val="20"/>
          <w:rtl w:val="0"/>
          <w:lang w:val="it-IT"/>
        </w:rPr>
        <w:t>10</w:t>
      </w:r>
      <w:r>
        <w:rPr>
          <w:rFonts w:ascii="Crimson Text Regular" w:hAnsi="Crimson Text Regular" w:hint="default"/>
          <w:sz w:val="20"/>
          <w:szCs w:val="20"/>
          <w:rtl w:val="0"/>
          <w:lang w:val="en-US"/>
        </w:rPr>
        <w:t>μ</w:t>
      </w:r>
      <w:r>
        <w:rPr>
          <w:rFonts w:ascii="Crimson Text Regular" w:hAnsi="Crimson Text Regular"/>
          <w:sz w:val="20"/>
          <w:szCs w:val="20"/>
          <w:rtl w:val="0"/>
          <w:lang w:val="it-IT"/>
        </w:rPr>
        <w:t xml:space="preserve">V </w:t>
      </w:r>
      <w:r>
        <w:rPr>
          <w:rFonts w:ascii="Crimson Text Regular" w:hAnsi="Crimson Text Regular"/>
          <w:sz w:val="20"/>
          <w:szCs w:val="20"/>
          <w:rtl w:val="0"/>
          <w:lang w:val="en-US"/>
        </w:rPr>
        <w:t xml:space="preserve">up </w:t>
      </w:r>
      <w:r>
        <w:rPr>
          <w:rFonts w:ascii="Crimson Text Regular" w:hAnsi="Crimson Text Regular"/>
          <w:sz w:val="20"/>
          <w:szCs w:val="20"/>
          <w:rtl w:val="0"/>
          <w:lang w:val="it-IT"/>
        </w:rPr>
        <w:t>to 100</w:t>
      </w:r>
      <w:r>
        <w:rPr>
          <w:rFonts w:ascii="Crimson Text Regular" w:hAnsi="Crimson Text Regular" w:hint="default"/>
          <w:sz w:val="20"/>
          <w:szCs w:val="20"/>
          <w:rtl w:val="0"/>
          <w:lang w:val="en-US"/>
        </w:rPr>
        <w:t>μ</w:t>
      </w:r>
      <w:r>
        <w:rPr>
          <w:rFonts w:ascii="Crimson Text Regular" w:hAnsi="Crimson Text Regular"/>
          <w:sz w:val="20"/>
          <w:szCs w:val="20"/>
          <w:rtl w:val="0"/>
          <w:lang w:val="it-IT"/>
        </w:rPr>
        <w:t>V</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reading</w:t>
      </w:r>
      <w:r>
        <w:rPr>
          <w:rFonts w:ascii="Crimson Text Regular" w:hAnsi="Crimson Text Regular"/>
          <w:sz w:val="20"/>
          <w:szCs w:val="20"/>
          <w:rtl w:val="0"/>
          <w:lang w:val="it-IT"/>
        </w:rPr>
        <w:t xml:space="preserve"> such a</w:t>
      </w:r>
      <w:r>
        <w:rPr>
          <w:rFonts w:ascii="Crimson Text Regular" w:hAnsi="Crimson Text Regular"/>
          <w:sz w:val="20"/>
          <w:szCs w:val="20"/>
          <w:rtl w:val="0"/>
          <w:lang w:val="en-US"/>
        </w:rPr>
        <w:t xml:space="preserve"> small amount of voltage</w:t>
      </w:r>
      <w:r>
        <w:rPr>
          <w:rFonts w:ascii="Crimson Text Regular" w:hAnsi="Crimson Text Regular"/>
          <w:sz w:val="20"/>
          <w:szCs w:val="20"/>
          <w:rtl w:val="0"/>
          <w:lang w:val="it-IT"/>
        </w:rPr>
        <w:t>,</w:t>
      </w:r>
      <w:r>
        <w:rPr>
          <w:rFonts w:ascii="Crimson Text Regular" w:hAnsi="Crimson Text Regular"/>
          <w:sz w:val="20"/>
          <w:szCs w:val="20"/>
          <w:rtl w:val="0"/>
          <w:lang w:val="en-US"/>
        </w:rPr>
        <w:t xml:space="preserve"> a very good conductor </w:t>
      </w:r>
      <w:r>
        <w:rPr>
          <w:rFonts w:ascii="Crimson Text Regular" w:hAnsi="Crimson Text Regular"/>
          <w:sz w:val="20"/>
          <w:szCs w:val="20"/>
          <w:rtl w:val="0"/>
          <w:lang w:val="it-IT"/>
        </w:rPr>
        <w:t xml:space="preserve">minimizing impedance and noise </w:t>
      </w:r>
      <w:r>
        <w:rPr>
          <w:rFonts w:ascii="Crimson Text Regular" w:hAnsi="Crimson Text Regular"/>
          <w:sz w:val="20"/>
          <w:szCs w:val="20"/>
          <w:rtl w:val="0"/>
          <w:lang w:val="en-US"/>
        </w:rPr>
        <w:t xml:space="preserve">is needed. </w:t>
      </w:r>
      <w:r>
        <w:rPr>
          <w:rFonts w:ascii="Crimson Text Regular" w:hAnsi="Crimson Text Regular"/>
          <w:sz w:val="20"/>
          <w:szCs w:val="20"/>
          <w:rtl w:val="0"/>
          <w:lang w:val="it-IT"/>
        </w:rPr>
        <w:t>As such</w:t>
      </w:r>
      <w:r>
        <w:rPr>
          <w:rFonts w:ascii="Crimson Text Regular" w:hAnsi="Crimson Text Regular"/>
          <w:sz w:val="20"/>
          <w:szCs w:val="20"/>
          <w:rtl w:val="0"/>
          <w:lang w:val="en-US"/>
        </w:rPr>
        <w:t>, most of the dry electrodes are made out of a metal, usually silver, as it has the highest electrical conductivity among all metals</w:t>
      </w:r>
      <w:r>
        <w:rPr>
          <w:rFonts w:ascii="Crimson Text Regular" w:hAnsi="Crimson Text Regular"/>
          <w:sz w:val="20"/>
          <w:szCs w:val="20"/>
          <w:rtl w:val="0"/>
          <w:lang w:val="it-IT"/>
        </w:rPr>
        <w:t xml:space="preserve"> </w:t>
      </w:r>
      <m:oMath>
        <m:r>
          <w:rPr xmlns:w="http://schemas.openxmlformats.org/wordprocessingml/2006/main">
            <w:rFonts w:ascii="Cambria Math" w:hAnsi="Cambria Math"/>
            <w:i/>
            <w:color w:val="000000"/>
            <w:sz w:val="19"/>
            <w:szCs w:val="19"/>
          </w:rPr>
          <m:t>6.3</m:t>
        </m:r>
        <m:r>
          <w:rPr xmlns:w="http://schemas.openxmlformats.org/wordprocessingml/2006/main">
            <w:rFonts w:ascii="Cambria Math" w:hAnsi="Cambria Math"/>
            <w:i/>
            <w:color w:val="000000"/>
            <w:sz w:val="19"/>
            <w:szCs w:val="19"/>
          </w:rPr>
          <m:t>×</m:t>
        </m:r>
        <m:sSup>
          <m:e>
            <m:r>
              <w:rPr xmlns:w="http://schemas.openxmlformats.org/wordprocessingml/2006/main">
                <w:rFonts w:ascii="Cambria Math" w:hAnsi="Cambria Math"/>
                <w:i/>
                <w:color w:val="000000"/>
                <w:sz w:val="19"/>
                <w:szCs w:val="19"/>
              </w:rPr>
              <m:t>10</m:t>
            </m:r>
          </m:e>
          <m:sup>
            <m:r>
              <w:rPr xmlns:w="http://schemas.openxmlformats.org/wordprocessingml/2006/main">
                <w:rFonts w:ascii="Cambria Math" w:hAnsi="Cambria Math"/>
                <w:i/>
                <w:color w:val="000000"/>
                <w:sz w:val="19"/>
                <w:szCs w:val="19"/>
              </w:rPr>
              <m:t>7</m:t>
            </m:r>
          </m:sup>
        </m:sSup>
        <m:f>
          <m:fPr>
            <m:ctrlPr>
              <w:rPr xmlns:w="http://schemas.openxmlformats.org/wordprocessingml/2006/main">
                <w:rFonts w:ascii="Cambria Math" w:hAnsi="Cambria Math"/>
                <w:i/>
                <w:color w:val="000000"/>
                <w:sz w:val="19"/>
                <w:szCs w:val="19"/>
              </w:rPr>
            </m:ctrlPr>
            <m:type m:val="bar"/>
          </m:fPr>
          <m:num>
            <m:r>
              <m:rPr>
                <m:sty m:val="p"/>
              </m:rPr>
              <w:rPr xmlns:w="http://schemas.openxmlformats.org/wordprocessingml/2006/main">
                <w:rFonts w:ascii="Cambria Math" w:hAnsi="Cambria Math"/>
                <w:i/>
                <w:color w:val="000000"/>
                <w:sz w:val="19"/>
                <w:szCs w:val="19"/>
              </w:rPr>
              <m:t>m</m:t>
            </m:r>
          </m:num>
          <m:den>
            <m:r>
              <m:rPr>
                <m:sty m:val="p"/>
              </m:rPr>
              <w:rPr xmlns:w="http://schemas.openxmlformats.org/wordprocessingml/2006/main">
                <w:rFonts w:ascii="Cambria Math" w:hAnsi="Cambria Math"/>
                <w:i/>
                <w:color w:val="000000"/>
                <w:sz w:val="19"/>
                <w:szCs w:val="19"/>
              </w:rPr>
              <m:t>Ω</m:t>
            </m:r>
          </m:den>
        </m:f>
        <m:r>
          <m:rPr>
            <m:nor/>
          </m:rPr>
          <w:rPr xmlns:w="http://schemas.openxmlformats.org/wordprocessingml/2006/main">
            <w:rFonts w:ascii="Cambria Math" w:hAnsi="Cambria Math"/>
            <w:i/>
            <w:color w:val="000000"/>
            <w:sz w:val="19"/>
            <w:szCs w:val="19"/>
          </w:rPr>
          <m:t>at</m:t>
        </m:r>
        <m:r>
          <w:rPr xmlns:w="http://schemas.openxmlformats.org/wordprocessingml/2006/main">
            <w:rFonts w:ascii="Cambria Math" w:hAnsi="Cambria Math"/>
            <w:i/>
            <w:color w:val="000000"/>
            <w:sz w:val="19"/>
            <w:szCs w:val="19"/>
          </w:rPr>
          <m:t>293</m:t>
        </m:r>
        <m:sSup>
          <m:e/>
          <m:sup>
            <m:r>
              <w:rPr xmlns:w="http://schemas.openxmlformats.org/wordprocessingml/2006/main">
                <w:rFonts w:ascii="Cambria Math" w:hAnsi="Cambria Math"/>
                <w:i/>
                <w:color w:val="000000"/>
                <w:sz w:val="19"/>
                <w:szCs w:val="19"/>
              </w:rPr>
              <m:t>∘</m:t>
            </m:r>
          </m:sup>
        </m:sSup>
        <m:r>
          <m:rPr>
            <m:sty m:val="p"/>
          </m:rPr>
          <w:rPr xmlns:w="http://schemas.openxmlformats.org/wordprocessingml/2006/main">
            <w:rFonts w:ascii="Cambria Math" w:hAnsi="Cambria Math"/>
            <w:i/>
            <w:color w:val="000000"/>
            <w:sz w:val="19"/>
            <w:szCs w:val="19"/>
          </w:rPr>
          <m:t>K</m:t>
        </m:r>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[11]. </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en-US"/>
        </w:rPr>
        <w:t>The impedance</w:t>
      </w:r>
      <w:r>
        <w:rPr>
          <w:rFonts w:ascii="Crimson Text Regular" w:hAnsi="Crimson Text Regular"/>
          <w:sz w:val="20"/>
          <w:szCs w:val="20"/>
          <w:rtl w:val="0"/>
          <w:lang w:val="it-IT"/>
        </w:rPr>
        <w:t xml:space="preserve"> in the epidermis</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can be formalised as the sum of </w:t>
      </w:r>
      <w:r>
        <w:rPr>
          <w:rFonts w:ascii="Crimson Text Regular" w:hAnsi="Crimson Text Regular"/>
          <w:sz w:val="20"/>
          <w:szCs w:val="20"/>
          <w:rtl w:val="0"/>
          <w:lang w:val="it-IT"/>
        </w:rPr>
        <w:t xml:space="preserve">all the impedances of </w:t>
      </w:r>
      <w:r>
        <w:rPr>
          <w:rFonts w:ascii="Crimson Text Regular" w:hAnsi="Crimson Text Regular"/>
          <w:sz w:val="20"/>
          <w:szCs w:val="20"/>
          <w:rtl w:val="0"/>
          <w:lang w:val="it-IT"/>
        </w:rPr>
        <w:t xml:space="preserve">the </w:t>
      </w:r>
      <w:r>
        <w:rPr>
          <w:rFonts w:ascii="Crimson Text Regular" w:hAnsi="Crimson Text Regular"/>
          <w:sz w:val="20"/>
          <w:szCs w:val="20"/>
          <w:rtl w:val="0"/>
          <w:lang w:val="it-IT"/>
        </w:rPr>
        <w:t>different layers in</w:t>
      </w:r>
      <w:r>
        <w:rPr>
          <w:rFonts w:ascii="Crimson Text Regular" w:hAnsi="Crimson Text Regular"/>
          <w:sz w:val="20"/>
          <w:szCs w:val="20"/>
          <w:rtl w:val="0"/>
          <w:lang w:val="en-US"/>
        </w:rPr>
        <w:t xml:space="preserve"> parallel</w:t>
      </w:r>
      <w:r>
        <w:rPr>
          <w:rFonts w:ascii="Crimson Text Regular" w:hAnsi="Crimson Text Regular"/>
          <w:sz w:val="20"/>
          <w:szCs w:val="20"/>
          <w:rtl w:val="0"/>
          <w:lang w:val="it-IT"/>
        </w:rPr>
        <w:t xml:space="preserve">. Where each </w:t>
      </w:r>
      <w:r>
        <w:rPr>
          <w:rFonts w:ascii="Crimson Text Regular" w:hAnsi="Crimson Text Regular"/>
          <w:sz w:val="20"/>
          <w:szCs w:val="20"/>
          <w:rtl w:val="0"/>
          <w:lang w:val="en-US"/>
        </w:rPr>
        <w:t>layer</w:t>
      </w:r>
      <w:r>
        <w:rPr>
          <w:rFonts w:ascii="Crimson Text Regular" w:hAnsi="Crimson Text Regular"/>
          <w:sz w:val="20"/>
          <w:szCs w:val="20"/>
          <w:rtl w:val="0"/>
          <w:lang w:val="it-IT"/>
        </w:rPr>
        <w:t xml:space="preserve"> is modeled after its capacitance and resistance in parallel</w:t>
      </w:r>
      <w:r>
        <w:rPr>
          <w:rFonts w:ascii="Crimson Text Regular" w:hAnsi="Crimson Text Regular"/>
          <w:sz w:val="20"/>
          <w:szCs w:val="20"/>
          <w:rtl w:val="0"/>
          <w:lang w:val="en-US"/>
        </w:rPr>
        <w:t>, for</w:t>
      </w:r>
      <w:r>
        <w:rPr>
          <w:rFonts w:ascii="Crimson Text Regular" w:hAnsi="Crimson Text Regular"/>
          <w:sz w:val="20"/>
          <w:szCs w:val="20"/>
          <w:rtl w:val="0"/>
          <w:lang w:val="it-IT"/>
        </w:rPr>
        <w:t xml:space="preserve"> a given EEG AC signal</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it is given by the following formula:</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74"/>
        <w:gridCol w:w="415"/>
      </w:tblGrid>
      <w:tr>
        <w:tblPrEx>
          <w:shd w:val="clear" w:color="auto" w:fill="d0ddef"/>
        </w:tblPrEx>
        <w:trPr>
          <w:trHeight w:val="610"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r>
                  <w:rPr xmlns:w="http://schemas.openxmlformats.org/wordprocessingml/2006/main">
                    <w:rFonts w:ascii="Cambria Math" w:hAnsi="Cambria Math"/>
                    <w:i/>
                    <w:color w:val="000000"/>
                    <w:sz w:val="18"/>
                    <w:szCs w:val="18"/>
                  </w:rPr>
                  <m:t>Z</m:t>
                </m:r>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ad>
                      <m:radPr>
                        <m:ctrlPr>
                          <w:rPr xmlns:w="http://schemas.openxmlformats.org/wordprocessingml/2006/main">
                            <w:rFonts w:ascii="Cambria Math" w:hAnsi="Cambria Math"/>
                            <w:i/>
                            <w:color w:val="000000"/>
                            <w:sz w:val="18"/>
                            <w:szCs w:val="18"/>
                          </w:rPr>
                        </m:ctrlPr>
                        <m:degHide m:val="on"/>
                      </m:radPr>
                      <m:deg/>
                      <m:e>
                        <m:sSup>
                          <m:e>
                            <m:r>
                              <w:rPr xmlns:w="http://schemas.openxmlformats.org/wordprocessingml/2006/main">
                                <w:rFonts w:ascii="Cambria Math" w:hAnsi="Cambria Math"/>
                                <w:i/>
                                <w:color w:val="000000"/>
                                <w:sz w:val="18"/>
                                <w:szCs w:val="18"/>
                              </w:rPr>
                              <m:t>R</m:t>
                            </m:r>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sSup>
                          <m:e>
                            <m:d>
                              <m:dPr>
                                <m:ctrlPr>
                                  <w:rPr xmlns:w="http://schemas.openxmlformats.org/wordprocessingml/2006/main">
                                    <w:rFonts w:ascii="Cambria Math" w:hAnsi="Cambria Math"/>
                                    <w:i/>
                                    <w:color w:val="000000"/>
                                    <w:sz w:val="18"/>
                                    <w:szCs w:val="18"/>
                                  </w:rPr>
                                </m:ctrlPr>
                              </m:dPr>
                              <m:e>
                                <m:sSub>
                                  <m:e>
                                    <m:r>
                                      <w:rPr xmlns:w="http://schemas.openxmlformats.org/wordprocessingml/2006/main">
                                        <w:rFonts w:ascii="Cambria Math" w:hAnsi="Cambria Math"/>
                                        <w:i/>
                                        <w:color w:val="000000"/>
                                        <w:sz w:val="18"/>
                                        <w:szCs w:val="18"/>
                                      </w:rPr>
                                      <m:t>X</m:t>
                                    </m:r>
                                  </m:e>
                                  <m:sub>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X</m:t>
                                    </m:r>
                                  </m:e>
                                  <m:sub>
                                    <m:r>
                                      <w:rPr xmlns:w="http://schemas.openxmlformats.org/wordprocessingml/2006/main">
                                        <w:rFonts w:ascii="Cambria Math" w:hAnsi="Cambria Math"/>
                                        <w:i/>
                                        <w:color w:val="000000"/>
                                        <w:sz w:val="18"/>
                                        <w:szCs w:val="18"/>
                                      </w:rPr>
                                      <m:t>C</m:t>
                                    </m:r>
                                  </m:sub>
                                </m:sSub>
                              </m:e>
                            </m:d>
                          </m:e>
                          <m:sup>
                            <m:r>
                              <w:rPr xmlns:w="http://schemas.openxmlformats.org/wordprocessingml/2006/main">
                                <w:rFonts w:ascii="Cambria Math" w:hAnsi="Cambria Math"/>
                                <w:i/>
                                <w:color w:val="000000"/>
                                <w:sz w:val="18"/>
                                <w:szCs w:val="18"/>
                              </w:rPr>
                              <m:t>2</m:t>
                            </m:r>
                          </m:sup>
                        </m:sSup>
                      </m:e>
                    </m:rad>
                  </m:den>
                </m:f>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w:t>
            </w:r>
          </w:p>
        </w:tc>
      </w:tr>
    </w:tbl>
    <w:p>
      <w:pPr>
        <w:pStyle w:val="abstract"/>
        <w:ind w:firstLine="227"/>
        <w:rPr>
          <w:rFonts w:ascii="Crimson Text Regular" w:cs="Crimson Text Regular" w:hAnsi="Crimson Text Regular" w:eastAsia="Crimson Text Regular"/>
        </w:rPr>
      </w:pPr>
      <w:r>
        <w:rPr>
          <w:rFonts w:ascii="Crimson Text Regular" w:cs="Crimson Text Regular" w:hAnsi="Crimson Text Regular" w:eastAsia="Crimson Text Regular"/>
        </w:rPr>
        <w:tab/>
        <w:tab/>
      </w:r>
    </w:p>
    <w:p>
      <w:pPr>
        <w:pStyle w:val="abstract"/>
        <w:jc w:val="lef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Where:</w:t>
      </w:r>
    </w:p>
    <w:p>
      <w:pPr>
        <w:pStyle w:val="abstract"/>
        <w:numPr>
          <w:ilvl w:val="0"/>
          <w:numId w:val="4"/>
        </w:numPr>
        <w:bidi w:val="0"/>
        <w:ind w:right="0"/>
        <w:jc w:val="left"/>
        <w:rPr>
          <w:rFonts w:ascii="Crimson Text Regular" w:cs="Crimson Text Regular" w:hAnsi="Crimson Text Regular" w:eastAsia="Crimson Text Regular"/>
          <w:color w:val="000000"/>
          <w:sz w:val="17"/>
          <w:szCs w:val="17"/>
          <w:rtl w:val="0"/>
        </w:rPr>
      </w:pPr>
      <m:oMath>
        <m:sSub>
          <m:e>
            <m:r>
              <w:rPr xmlns:w="http://schemas.openxmlformats.org/wordprocessingml/2006/main">
                <w:rFonts w:ascii="Cambria Math" w:hAnsi="Cambria Math"/>
                <w:i/>
                <w:color w:val="000000"/>
                <w:sz w:val="16"/>
                <w:szCs w:val="16"/>
              </w:rPr>
              <m:t>X</m:t>
            </m:r>
          </m:e>
          <m:sub>
            <m:r>
              <w:rPr xmlns:w="http://schemas.openxmlformats.org/wordprocessingml/2006/main">
                <w:rFonts w:ascii="Cambria Math" w:hAnsi="Cambria Math"/>
                <w:i/>
                <w:color w:val="000000"/>
                <w:sz w:val="16"/>
                <w:szCs w:val="16"/>
              </w:rPr>
              <m:t>L</m:t>
            </m:r>
          </m:sub>
        </m:sSub>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2</m:t>
        </m:r>
        <m:r>
          <w:rPr xmlns:w="http://schemas.openxmlformats.org/wordprocessingml/2006/main">
            <w:rFonts w:ascii="Cambria Math" w:hAnsi="Cambria Math"/>
            <w:i/>
            <w:color w:val="000000"/>
            <w:sz w:val="16"/>
            <w:szCs w:val="16"/>
          </w:rPr>
          <m:t>π</m:t>
        </m:r>
        <m:r>
          <w:rPr xmlns:w="http://schemas.openxmlformats.org/wordprocessingml/2006/main">
            <w:rFonts w:ascii="Cambria Math" w:hAnsi="Cambria Math"/>
            <w:i/>
            <w:color w:val="000000"/>
            <w:sz w:val="16"/>
            <w:szCs w:val="16"/>
          </w:rPr>
          <m:t>f</m:t>
        </m:r>
        <m:r>
          <w:rPr xmlns:w="http://schemas.openxmlformats.org/wordprocessingml/2006/main">
            <w:rFonts w:ascii="Cambria Math" w:hAnsi="Cambria Math"/>
            <w:i/>
            <w:color w:val="000000"/>
            <w:sz w:val="16"/>
            <w:szCs w:val="16"/>
          </w:rPr>
          <m:t>L</m:t>
        </m:r>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(inductive reactance)</w:t>
      </w:r>
    </w:p>
    <w:p>
      <w:pPr>
        <w:pStyle w:val="abstract"/>
        <w:numPr>
          <w:ilvl w:val="0"/>
          <w:numId w:val="4"/>
        </w:numPr>
        <w:bidi w:val="0"/>
        <w:ind w:right="0"/>
        <w:jc w:val="left"/>
        <w:rPr>
          <w:rFonts w:ascii="Crimson Text Regular" w:cs="Crimson Text Regular" w:hAnsi="Crimson Text Regular" w:eastAsia="Crimson Text Regular"/>
          <w:color w:val="000000"/>
          <w:sz w:val="17"/>
          <w:szCs w:val="17"/>
          <w:rtl w:val="0"/>
        </w:rPr>
      </w:pPr>
      <m:oMath>
        <m:sSub>
          <m:e>
            <m:r>
              <w:rPr xmlns:w="http://schemas.openxmlformats.org/wordprocessingml/2006/main">
                <w:rFonts w:ascii="Cambria Math" w:hAnsi="Cambria Math"/>
                <w:i/>
                <w:color w:val="000000"/>
                <w:sz w:val="16"/>
                <w:szCs w:val="16"/>
              </w:rPr>
              <m:t>X</m:t>
            </m:r>
          </m:e>
          <m:sub>
            <m:r>
              <w:rPr xmlns:w="http://schemas.openxmlformats.org/wordprocessingml/2006/main">
                <w:rFonts w:ascii="Cambria Math" w:hAnsi="Cambria Math"/>
                <w:i/>
                <w:color w:val="000000"/>
                <w:sz w:val="16"/>
                <w:szCs w:val="16"/>
              </w:rPr>
              <m:t>C</m:t>
            </m:r>
          </m:sub>
        </m:sSub>
        <m:r>
          <w:rPr xmlns:w="http://schemas.openxmlformats.org/wordprocessingml/2006/main">
            <w:rFonts w:ascii="Cambria Math" w:hAnsi="Cambria Math"/>
            <w:i/>
            <w:color w:val="000000"/>
            <w:sz w:val="16"/>
            <w:szCs w:val="16"/>
          </w:rPr>
          <m:t>=</m:t>
        </m:r>
        <m:f>
          <m:fPr>
            <m:ctrlPr>
              <w:rPr xmlns:w="http://schemas.openxmlformats.org/wordprocessingml/2006/main">
                <w:rFonts w:ascii="Cambria Math" w:hAnsi="Cambria Math"/>
                <w:i/>
                <w:color w:val="000000"/>
                <w:sz w:val="16"/>
                <w:szCs w:val="16"/>
              </w:rPr>
            </m:ctrlPr>
            <m:type m:val="bar"/>
          </m:fPr>
          <m:num>
            <m:r>
              <w:rPr xmlns:w="http://schemas.openxmlformats.org/wordprocessingml/2006/main">
                <w:rFonts w:ascii="Cambria Math" w:hAnsi="Cambria Math"/>
                <w:i/>
                <w:color w:val="000000"/>
                <w:sz w:val="16"/>
                <w:szCs w:val="16"/>
              </w:rPr>
              <m:t>1</m:t>
            </m:r>
          </m:num>
          <m:den>
            <m:r>
              <w:rPr xmlns:w="http://schemas.openxmlformats.org/wordprocessingml/2006/main">
                <w:rFonts w:ascii="Cambria Math" w:hAnsi="Cambria Math"/>
                <w:i/>
                <w:color w:val="000000"/>
                <w:sz w:val="16"/>
                <w:szCs w:val="16"/>
              </w:rPr>
              <m:t>2</m:t>
            </m:r>
            <m:r>
              <w:rPr xmlns:w="http://schemas.openxmlformats.org/wordprocessingml/2006/main">
                <w:rFonts w:ascii="Cambria Math" w:hAnsi="Cambria Math"/>
                <w:i/>
                <w:color w:val="000000"/>
                <w:sz w:val="16"/>
                <w:szCs w:val="16"/>
              </w:rPr>
              <m:t>π</m:t>
            </m:r>
            <m:r>
              <w:rPr xmlns:w="http://schemas.openxmlformats.org/wordprocessingml/2006/main">
                <w:rFonts w:ascii="Cambria Math" w:hAnsi="Cambria Math"/>
                <w:i/>
                <w:color w:val="000000"/>
                <w:sz w:val="16"/>
                <w:szCs w:val="16"/>
              </w:rPr>
              <m:t>f</m:t>
            </m:r>
            <m:r>
              <w:rPr xmlns:w="http://schemas.openxmlformats.org/wordprocessingml/2006/main">
                <w:rFonts w:ascii="Cambria Math" w:hAnsi="Cambria Math"/>
                <w:i/>
                <w:color w:val="000000"/>
                <w:sz w:val="16"/>
                <w:szCs w:val="16"/>
              </w:rPr>
              <m:t>C</m:t>
            </m:r>
          </m:den>
        </m:f>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capacitive reactance)</w:t>
      </w:r>
    </w:p>
    <w:p>
      <w:pPr>
        <w:pStyle w:val="abstrac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Furthermore,</w:t>
      </w:r>
      <w:r>
        <w:rPr>
          <w:rFonts w:ascii="Crimson Text Regular" w:hAnsi="Crimson Text Regular"/>
          <w:sz w:val="20"/>
          <w:szCs w:val="20"/>
          <w:rtl w:val="0"/>
          <w:lang w:val="en-US"/>
        </w:rPr>
        <w:t xml:space="preserve"> the electrode has its resistance, whereas the Stratum Corneum and the epidermis </w:t>
      </w:r>
      <w:r>
        <w:rPr>
          <w:rFonts w:ascii="Crimson Text Regular" w:hAnsi="Crimson Text Regular"/>
          <w:sz w:val="20"/>
          <w:szCs w:val="20"/>
          <w:rtl w:val="0"/>
          <w:lang w:val="it-IT"/>
        </w:rPr>
        <w:t>can</w:t>
      </w:r>
      <w:r>
        <w:rPr>
          <w:rFonts w:ascii="Crimson Text Regular" w:hAnsi="Crimson Text Regular"/>
          <w:sz w:val="20"/>
          <w:szCs w:val="20"/>
          <w:rtl w:val="0"/>
          <w:lang w:val="en-US"/>
        </w:rPr>
        <w:t xml:space="preserve"> be simplified to a capacitor and a resistor in parallel, while the dermis is a resistor</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[10].</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en-US"/>
        </w:rPr>
        <w:t>The total impedance</w:t>
      </w:r>
      <w:r>
        <w:rPr>
          <w:rFonts w:ascii="Crimson Text Regular" w:hAnsi="Crimson Text Regular"/>
          <w:sz w:val="20"/>
          <w:szCs w:val="20"/>
          <w:rtl w:val="0"/>
          <w:lang w:val="it-IT"/>
        </w:rPr>
        <w:t>, therefore,</w:t>
      </w:r>
      <w:r>
        <w:rPr>
          <w:rFonts w:ascii="Crimson Text Regular" w:hAnsi="Crimson Text Regular"/>
          <w:sz w:val="20"/>
          <w:szCs w:val="20"/>
          <w:rtl w:val="0"/>
          <w:lang w:val="en-US"/>
        </w:rPr>
        <w:t xml:space="preserve"> is given by the sum of the Stratum Corneum impedance, the impedance of all </w:t>
      </w:r>
      <w:r>
        <w:rPr>
          <w:rFonts w:ascii="Crimson Text Regular" w:hAnsi="Crimson Text Regular"/>
          <w:sz w:val="20"/>
          <w:szCs w:val="20"/>
          <w:rtl w:val="0"/>
          <w:lang w:val="it-IT"/>
        </w:rPr>
        <w:t xml:space="preserve">the </w:t>
      </w:r>
      <w:r>
        <w:rPr>
          <w:rFonts w:ascii="Crimson Text Regular" w:hAnsi="Crimson Text Regular"/>
          <w:sz w:val="20"/>
          <w:szCs w:val="20"/>
          <w:rtl w:val="0"/>
          <w:lang w:val="en-US"/>
        </w:rPr>
        <w:t>layers of the epidermis, the impedance of the dermis, and the impedance of the electrode.</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74"/>
        <w:gridCol w:w="415"/>
      </w:tblGrid>
      <w:tr>
        <w:tblPrEx>
          <w:shd w:val="clear" w:color="auto" w:fill="d0ddef"/>
        </w:tblPrEx>
        <w:trPr>
          <w:trHeight w:val="335"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Z</m:t>
                    </m:r>
                  </m:e>
                  <m:sub>
                    <m:r>
                      <m:rPr>
                        <m:nor/>
                      </m:rPr>
                      <w:rPr xmlns:w="http://schemas.openxmlformats.org/wordprocessingml/2006/main">
                        <w:rFonts w:ascii="Cambria Math" w:hAnsi="Cambria Math"/>
                        <w:i/>
                        <w:color w:val="000000"/>
                        <w:sz w:val="18"/>
                        <w:szCs w:val="18"/>
                      </w:rPr>
                      <m:t>total</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Z</m:t>
                    </m:r>
                  </m:e>
                  <m:sub>
                    <m:r>
                      <m:rPr>
                        <m:nor/>
                      </m:rPr>
                      <w:rPr xmlns:w="http://schemas.openxmlformats.org/wordprocessingml/2006/main">
                        <w:rFonts w:ascii="Cambria Math" w:hAnsi="Cambria Math"/>
                        <w:i/>
                        <w:color w:val="000000"/>
                        <w:sz w:val="18"/>
                        <w:szCs w:val="18"/>
                      </w:rPr>
                      <m:t>Electrode</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Z</m:t>
                    </m:r>
                  </m:e>
                  <m:sub>
                    <m:r>
                      <m:rPr>
                        <m:nor/>
                      </m:rPr>
                      <w:rPr xmlns:w="http://schemas.openxmlformats.org/wordprocessingml/2006/main">
                        <w:rFonts w:ascii="Cambria Math" w:hAnsi="Cambria Math"/>
                        <w:i/>
                        <w:color w:val="000000"/>
                        <w:sz w:val="18"/>
                        <w:szCs w:val="18"/>
                      </w:rPr>
                      <m:t>Stratum Corneum</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Z</m:t>
                    </m:r>
                  </m:e>
                  <m:sub>
                    <m:r>
                      <m:rPr>
                        <m:nor/>
                      </m:rPr>
                      <w:rPr xmlns:w="http://schemas.openxmlformats.org/wordprocessingml/2006/main">
                        <w:rFonts w:ascii="Cambria Math" w:hAnsi="Cambria Math"/>
                        <w:i/>
                        <w:color w:val="000000"/>
                        <w:sz w:val="18"/>
                        <w:szCs w:val="18"/>
                      </w:rPr>
                      <m:t>Epidermis</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Z</m:t>
                    </m:r>
                  </m:e>
                  <m:sub>
                    <m:r>
                      <m:rPr>
                        <m:nor/>
                      </m:rPr>
                      <w:rPr xmlns:w="http://schemas.openxmlformats.org/wordprocessingml/2006/main">
                        <w:rFonts w:ascii="Cambria Math" w:hAnsi="Cambria Math"/>
                        <w:i/>
                        <w:color w:val="000000"/>
                        <w:sz w:val="18"/>
                        <w:szCs w:val="18"/>
                      </w:rPr>
                      <m:t>Dermis</m:t>
                    </m:r>
                  </m:sub>
                </m:sSub>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(2)</w:t>
            </w:r>
          </w:p>
        </w:tc>
      </w:tr>
    </w:tbl>
    <w:p>
      <w:pPr>
        <w:pStyle w:val="abstract"/>
        <w:ind w:firstLine="227"/>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 xml:space="preserve">This can be better visualized from </w:t>
      </w:r>
      <w:r>
        <w:rPr>
          <w:rFonts w:ascii="Crimson Text Regular" w:hAnsi="Crimson Text Regular"/>
          <w:i w:val="1"/>
          <w:iCs w:val="1"/>
          <w:sz w:val="20"/>
          <w:szCs w:val="20"/>
          <w:rtl w:val="0"/>
          <w:lang w:val="it-IT"/>
        </w:rPr>
        <w:t>Figure 2</w:t>
      </w:r>
      <w:r>
        <w:rPr>
          <w:rFonts w:ascii="Crimson Text Regular" w:hAnsi="Crimson Text Regular"/>
          <w:i w:val="1"/>
          <w:iCs w:val="1"/>
          <w:sz w:val="20"/>
          <w:szCs w:val="20"/>
          <w:rtl w:val="0"/>
        </w:rPr>
        <w:t>,</w:t>
      </w:r>
      <w:r>
        <w:rPr>
          <w:rFonts w:ascii="Crimson Text Regular" w:hAnsi="Crimson Text Regular"/>
          <w:sz w:val="20"/>
          <w:szCs w:val="20"/>
          <w:rtl w:val="0"/>
          <w:lang w:val="it-IT"/>
        </w:rPr>
        <w:t xml:space="preserve"> representing the structure and circuit of the epidermis:</w:t>
      </w:r>
    </w:p>
    <w:p>
      <w:pPr>
        <w:pStyle w:val="abstrac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rPr>
      </w:pPr>
      <w:r>
        <w:rPr>
          <w:rFonts w:ascii="Crimson Text Bold" w:hAnsi="Crimson Text Bold"/>
          <w:sz w:val="20"/>
          <w:szCs w:val="20"/>
          <w:rtl w:val="0"/>
          <w:lang w:val="it-IT"/>
        </w:rPr>
        <w:t>Fig</w:t>
      </w:r>
      <w:r>
        <w:rPr>
          <w:rFonts w:ascii="Crimson Text Bold" w:hAnsi="Crimson Text Bold"/>
          <w:sz w:val="20"/>
          <w:szCs w:val="20"/>
          <w:rtl w:val="0"/>
          <w:lang w:val="it-IT"/>
        </w:rPr>
        <w:t>ure 2.</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Schematic of the impedance of the needle skin interface.</w:t>
      </w:r>
      <w:r>
        <w:rPr>
          <w:rFonts w:ascii="Crimson Text Regular" w:cs="Crimson Text Regular" w:hAnsi="Crimson Text Regular" w:eastAsia="Crimson Text Regular"/>
          <w:sz w:val="20"/>
          <w:szCs w:val="20"/>
          <w:lang w:val="en-US"/>
        </w:rPr>
        <w:drawing xmlns:a="http://schemas.openxmlformats.org/drawingml/2006/main">
          <wp:anchor distT="152400" distB="152400" distL="152400" distR="152400" simplePos="0" relativeHeight="251660288" behindDoc="0" locked="0" layoutInCell="1" allowOverlap="1">
            <wp:simplePos x="0" y="0"/>
            <wp:positionH relativeFrom="margin">
              <wp:posOffset>751659</wp:posOffset>
            </wp:positionH>
            <wp:positionV relativeFrom="line">
              <wp:posOffset>169156</wp:posOffset>
            </wp:positionV>
            <wp:extent cx="2873101" cy="1885959"/>
            <wp:effectExtent l="0" t="0" r="0" b="0"/>
            <wp:wrapTopAndBottom distT="152400" distB="152400"/>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rcRect l="0" t="0" r="0" b="0"/>
                    <a:stretch>
                      <a:fillRect/>
                    </a:stretch>
                  </pic:blipFill>
                  <pic:spPr>
                    <a:xfrm>
                      <a:off x="0" y="0"/>
                      <a:ext cx="2873101" cy="1885959"/>
                    </a:xfrm>
                    <a:prstGeom prst="rect">
                      <a:avLst/>
                    </a:prstGeom>
                    <a:ln w="12700" cap="flat">
                      <a:noFill/>
                      <a:miter lim="400000"/>
                    </a:ln>
                    <a:effectLst/>
                  </pic:spPr>
                </pic:pic>
              </a:graphicData>
            </a:graphic>
          </wp:anchor>
        </w:drawing>
      </w:r>
    </w:p>
    <w:p>
      <w:pPr>
        <w:pStyle w:val="abstrac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en-US"/>
        </w:rPr>
        <w:t>The impedance of each element in the interface must be considered about the surface area in contact with the electrode itself or in terms of</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the geometr</w:t>
      </w:r>
      <w:r>
        <w:rPr>
          <w:rFonts w:ascii="Crimson Text Regular" w:hAnsi="Crimson Text Regular"/>
          <w:sz w:val="20"/>
          <w:szCs w:val="20"/>
          <w:rtl w:val="0"/>
          <w:lang w:val="it-IT"/>
        </w:rPr>
        <w:t>y</w:t>
      </w:r>
      <w:r>
        <w:rPr>
          <w:rFonts w:ascii="Crimson Text Regular" w:hAnsi="Crimson Text Regular"/>
          <w:sz w:val="20"/>
          <w:szCs w:val="20"/>
          <w:rtl w:val="0"/>
          <w:lang w:val="en-US"/>
        </w:rPr>
        <w:t xml:space="preserve"> of the </w:t>
      </w:r>
      <w:r>
        <w:rPr>
          <w:rFonts w:ascii="Crimson Text Regular" w:hAnsi="Crimson Text Regular"/>
          <w:sz w:val="20"/>
          <w:szCs w:val="20"/>
          <w:rtl w:val="0"/>
          <w:lang w:val="it-IT"/>
        </w:rPr>
        <w:t>current paths when there is no</w:t>
      </w:r>
      <w:r>
        <w:rPr>
          <w:rFonts w:ascii="Crimson Text Regular" w:hAnsi="Crimson Text Regular"/>
          <w:sz w:val="20"/>
          <w:szCs w:val="20"/>
          <w:rtl w:val="0"/>
          <w:lang w:val="en-US"/>
        </w:rPr>
        <w:t xml:space="preserve"> direct </w:t>
      </w:r>
      <w:r>
        <w:rPr>
          <w:rFonts w:ascii="Crimson Text Regular" w:hAnsi="Crimson Text Regular"/>
          <w:sz w:val="20"/>
          <w:szCs w:val="20"/>
          <w:rtl w:val="0"/>
          <w:lang w:val="it-IT"/>
        </w:rPr>
        <w:t>c</w:t>
      </w:r>
      <w:r>
        <w:rPr>
          <w:rFonts w:ascii="Crimson Text Regular" w:hAnsi="Crimson Text Regular"/>
          <w:sz w:val="20"/>
          <w:szCs w:val="20"/>
          <w:rtl w:val="0"/>
          <w:lang w:val="en-US"/>
        </w:rPr>
        <w:t>ontact. This means that the objective is to minimize the contact area between layers with higher resistivity and capacitance. Though the length</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of</w:t>
      </w:r>
      <w:r>
        <w:rPr>
          <w:rFonts w:ascii="Crimson Text Regular" w:hAnsi="Crimson Text Regular"/>
          <w:sz w:val="20"/>
          <w:szCs w:val="20"/>
          <w:rtl w:val="0"/>
          <w:lang w:val="it-IT"/>
        </w:rPr>
        <w:t xml:space="preserve"> the needle</w:t>
      </w:r>
      <w:r>
        <w:rPr>
          <w:rFonts w:ascii="Crimson Text Regular" w:hAnsi="Crimson Text Regular"/>
          <w:sz w:val="20"/>
          <w:szCs w:val="20"/>
          <w:rtl w:val="0"/>
          <w:lang w:val="en-US"/>
        </w:rPr>
        <w:t xml:space="preserve"> for which the contact occurs can not be controlled, to reduce the total impedance, the optimal values for the radii</w:t>
      </w:r>
      <w:r>
        <w:rPr>
          <w:rFonts w:ascii="Crimson Text Regular" w:hAnsi="Crimson Text Regular"/>
          <w:sz w:val="20"/>
          <w:szCs w:val="20"/>
          <w:rtl w:val="0"/>
          <w:lang w:val="it-IT"/>
        </w:rPr>
        <w:t xml:space="preserve"> of the needle</w:t>
      </w:r>
      <w:r>
        <w:rPr>
          <w:rFonts w:ascii="Crimson Text Regular" w:hAnsi="Crimson Text Regular" w:hint="default"/>
          <w:sz w:val="20"/>
          <w:szCs w:val="20"/>
          <w:rtl w:val="0"/>
          <w:lang w:val="it-IT"/>
        </w:rPr>
        <w:t>’</w:t>
      </w:r>
      <w:r>
        <w:rPr>
          <w:rFonts w:ascii="Crimson Text Regular" w:hAnsi="Crimson Text Regular"/>
          <w:sz w:val="20"/>
          <w:szCs w:val="20"/>
          <w:rtl w:val="0"/>
          <w:lang w:val="it-IT"/>
        </w:rPr>
        <w:t xml:space="preserve">s bases and their </w:t>
      </w:r>
      <w:r>
        <w:rPr>
          <w:rFonts w:ascii="Crimson Text Regular" w:hAnsi="Crimson Text Regular"/>
          <w:sz w:val="20"/>
          <w:szCs w:val="20"/>
          <w:rtl w:val="0"/>
          <w:lang w:val="en-US"/>
        </w:rPr>
        <w:t>distance</w:t>
      </w:r>
      <w:r>
        <w:rPr>
          <w:rFonts w:ascii="Crimson Text Regular" w:hAnsi="Crimson Text Regular"/>
          <w:sz w:val="20"/>
          <w:szCs w:val="20"/>
          <w:rtl w:val="0"/>
          <w:lang w:val="it-IT"/>
        </w:rPr>
        <w:t xml:space="preserve"> need to be the </w:t>
      </w:r>
      <w:r>
        <w:rPr>
          <w:rFonts w:ascii="Crimson Text Regular" w:hAnsi="Crimson Text Regular"/>
          <w:sz w:val="20"/>
          <w:szCs w:val="20"/>
          <w:rtl w:val="0"/>
          <w:lang w:val="en-US"/>
        </w:rPr>
        <w:t>minimization</w:t>
      </w:r>
      <w:r>
        <w:rPr>
          <w:rFonts w:ascii="Crimson Text Regular" w:hAnsi="Crimson Text Regular"/>
          <w:sz w:val="20"/>
          <w:szCs w:val="20"/>
          <w:rtl w:val="0"/>
          <w:lang w:val="it-IT"/>
        </w:rPr>
        <w:t xml:space="preserve"> of the impedance function.</w:t>
      </w: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rPr>
        <w:t xml:space="preserve"> </w:t>
      </w: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Additionally</w:t>
      </w:r>
      <w:r>
        <w:rPr>
          <w:rFonts w:ascii="Crimson Text Regular" w:hAnsi="Crimson Text Regular"/>
          <w:sz w:val="20"/>
          <w:szCs w:val="20"/>
          <w:rtl w:val="0"/>
          <w:lang w:val="en-US"/>
        </w:rPr>
        <w:t xml:space="preserve">, a too small radius </w:t>
      </w:r>
      <w:r>
        <w:rPr>
          <w:rFonts w:ascii="Crimson Text Regular" w:hAnsi="Crimson Text Regular"/>
          <w:sz w:val="20"/>
          <w:szCs w:val="20"/>
          <w:rtl w:val="0"/>
          <w:lang w:val="it-IT"/>
        </w:rPr>
        <w:t xml:space="preserve">at the top base </w:t>
      </w:r>
      <w:r>
        <w:rPr>
          <w:rFonts w:ascii="Crimson Text Regular" w:hAnsi="Crimson Text Regular"/>
          <w:sz w:val="20"/>
          <w:szCs w:val="20"/>
          <w:rtl w:val="0"/>
          <w:lang w:val="en-US"/>
        </w:rPr>
        <w:t xml:space="preserve">would lead to breakage of the electrode; </w:t>
      </w:r>
      <w:r>
        <w:rPr>
          <w:rFonts w:ascii="Crimson Text Regular" w:hAnsi="Crimson Text Regular"/>
          <w:sz w:val="20"/>
          <w:szCs w:val="20"/>
          <w:rtl w:val="0"/>
          <w:lang w:val="it-IT"/>
        </w:rPr>
        <w:t>likewise</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an insufficient</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contact surface</w:t>
      </w:r>
      <w:r>
        <w:rPr>
          <w:rFonts w:ascii="Crimson Text Regular" w:hAnsi="Crimson Text Regular"/>
          <w:sz w:val="20"/>
          <w:szCs w:val="20"/>
          <w:rtl w:val="0"/>
          <w:lang w:val="en-US"/>
        </w:rPr>
        <w:t xml:space="preserve"> area</w:t>
      </w:r>
      <w:r>
        <w:rPr>
          <w:rFonts w:ascii="Crimson Text Regular" w:hAnsi="Crimson Text Regular"/>
          <w:sz w:val="20"/>
          <w:szCs w:val="20"/>
          <w:rtl w:val="0"/>
          <w:lang w:val="it-IT"/>
        </w:rPr>
        <w:t xml:space="preserve"> would not </w:t>
      </w:r>
      <w:r>
        <w:rPr>
          <w:rFonts w:ascii="Crimson Text Regular" w:hAnsi="Crimson Text Regular"/>
          <w:sz w:val="20"/>
          <w:szCs w:val="20"/>
          <w:rtl w:val="0"/>
          <w:lang w:val="en-US"/>
        </w:rPr>
        <w:t>pick up</w:t>
      </w:r>
      <w:r>
        <w:rPr>
          <w:rFonts w:ascii="Crimson Text Regular" w:hAnsi="Crimson Text Regular"/>
          <w:sz w:val="20"/>
          <w:szCs w:val="20"/>
          <w:rtl w:val="0"/>
          <w:lang w:val="it-IT"/>
        </w:rPr>
        <w:t xml:space="preserve"> enough signals</w:t>
      </w:r>
      <w:r>
        <w:rPr>
          <w:rFonts w:ascii="Crimson Text Regular" w:hAnsi="Crimson Text Regular"/>
          <w:sz w:val="20"/>
          <w:szCs w:val="20"/>
          <w:rtl w:val="0"/>
          <w:lang w:val="it-IT"/>
        </w:rPr>
        <w:t xml:space="preserve"> from the neurons</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As such</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the solution to this problem requires </w:t>
      </w:r>
      <w:r>
        <w:rPr>
          <w:rFonts w:ascii="Crimson Text Regular" w:hAnsi="Crimson Text Regular"/>
          <w:sz w:val="20"/>
          <w:szCs w:val="20"/>
          <w:rtl w:val="0"/>
          <w:lang w:val="en-US"/>
        </w:rPr>
        <w:t xml:space="preserve">finding the numerical values that satisfy </w:t>
      </w:r>
      <w:r>
        <w:rPr>
          <w:rFonts w:ascii="Crimson Text Regular" w:hAnsi="Crimson Text Regular"/>
          <w:sz w:val="20"/>
          <w:szCs w:val="20"/>
          <w:rtl w:val="0"/>
          <w:lang w:val="it-IT"/>
        </w:rPr>
        <w:t xml:space="preserve">both mathematical and physical </w:t>
      </w:r>
      <w:r>
        <w:rPr>
          <w:rFonts w:ascii="Crimson Text Regular" w:hAnsi="Crimson Text Regular"/>
          <w:sz w:val="20"/>
          <w:szCs w:val="20"/>
          <w:rtl w:val="0"/>
          <w:lang w:val="en-US"/>
        </w:rPr>
        <w:t>conditions,</w:t>
      </w:r>
      <w:r>
        <w:rPr>
          <w:rFonts w:ascii="Crimson Text Regular" w:hAnsi="Crimson Text Regular"/>
          <w:sz w:val="20"/>
          <w:szCs w:val="20"/>
          <w:rtl w:val="0"/>
          <w:lang w:val="it-IT"/>
        </w:rPr>
        <w:t xml:space="preserve"> and finding a compromise between them</w:t>
      </w:r>
      <w:r>
        <w:rPr>
          <w:rFonts w:ascii="Crimson Text Regular" w:hAnsi="Crimson Text Regular"/>
          <w:sz w:val="20"/>
          <w:szCs w:val="20"/>
          <w:rtl w:val="0"/>
          <w:lang w:val="en-US"/>
        </w:rPr>
        <w:t xml:space="preserve">. Though it is really hard to find a mathematical description of the solution to the problem, an approximation with some calculations can be </w:t>
      </w:r>
      <w:r>
        <w:rPr>
          <w:rFonts w:ascii="Crimson Text Regular" w:hAnsi="Crimson Text Regular"/>
          <w:sz w:val="20"/>
          <w:szCs w:val="20"/>
          <w:rtl w:val="0"/>
          <w:lang w:val="it-IT"/>
        </w:rPr>
        <w:t>formalised</w:t>
      </w:r>
      <w:r>
        <w:rPr>
          <w:rFonts w:ascii="Crimson Text Regular" w:hAnsi="Crimson Text Regular"/>
          <w:sz w:val="20"/>
          <w:szCs w:val="20"/>
          <w:rtl w:val="0"/>
          <w:lang w:val="en-US"/>
        </w:rPr>
        <w:t>.</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color w:val="000000"/>
          <w:sz w:val="20"/>
        </w:rPr>
      </w:pPr>
      <w:r>
        <w:rPr>
          <w:rFonts w:ascii="Crimson Text Regular" w:hAnsi="Crimson Text Regular"/>
          <w:sz w:val="20"/>
          <w:szCs w:val="20"/>
          <w:rtl w:val="0"/>
          <w:lang w:val="en-US"/>
        </w:rPr>
        <w:t>The</w:t>
      </w:r>
      <w:r>
        <w:rPr>
          <w:rFonts w:ascii="Crimson Text Regular" w:hAnsi="Crimson Text Regular"/>
          <w:sz w:val="20"/>
          <w:szCs w:val="20"/>
          <w:rtl w:val="0"/>
          <w:lang w:val="it-IT"/>
        </w:rPr>
        <w:t xml:space="preserve"> term </w:t>
      </w:r>
      <m:oMath>
        <m:r>
          <w:rPr xmlns:w="http://schemas.openxmlformats.org/wordprocessingml/2006/main">
            <w:rFonts w:ascii="Cambria Math" w:hAnsi="Cambria Math"/>
            <w:i/>
            <w:color w:val="000000"/>
            <w:sz w:val="19"/>
            <w:szCs w:val="19"/>
          </w:rPr>
          <m:t>R</m:t>
        </m:r>
      </m:oMath>
      <w:r>
        <w:rPr>
          <w:rFonts w:ascii="Crimson Text Regular" w:hAnsi="Crimson Text Regular"/>
          <w:sz w:val="20"/>
          <w:szCs w:val="20"/>
          <w:rtl w:val="0"/>
          <w:lang w:val="it-IT"/>
        </w:rPr>
        <w:t xml:space="preserve"> in the </w:t>
      </w:r>
      <w:r>
        <w:rPr>
          <w:rFonts w:ascii="Crimson Text Regular" w:hAnsi="Crimson Text Regular"/>
          <w:sz w:val="20"/>
          <w:szCs w:val="20"/>
          <w:rtl w:val="0"/>
          <w:lang w:val="en-US"/>
        </w:rPr>
        <w:t>previous</w:t>
      </w:r>
      <w:r>
        <w:rPr>
          <w:rFonts w:ascii="Crimson Text Regular" w:hAnsi="Crimson Text Regular"/>
          <w:sz w:val="20"/>
          <w:szCs w:val="20"/>
          <w:rtl w:val="0"/>
          <w:lang w:val="it-IT"/>
        </w:rPr>
        <w:t xml:space="preserve"> impedance</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formula</w:t>
      </w:r>
      <w:r>
        <w:rPr>
          <w:rFonts w:ascii="Crimson Text Regular" w:hAnsi="Crimson Text Regular"/>
          <w:sz w:val="20"/>
          <w:szCs w:val="20"/>
          <w:rtl w:val="0"/>
          <w:lang w:val="it-IT"/>
        </w:rPr>
        <w:t xml:space="preserve"> </w:t>
      </w:r>
      <w:r>
        <w:rPr>
          <w:rFonts w:ascii="Crimson Text Regular" w:hAnsi="Crimson Text Regular"/>
          <w:i w:val="1"/>
          <w:iCs w:val="1"/>
          <w:sz w:val="20"/>
          <w:szCs w:val="20"/>
          <w:rtl w:val="0"/>
          <w:lang w:val="it-IT"/>
        </w:rPr>
        <w:t>(1)</w:t>
      </w:r>
      <w:r>
        <w:rPr>
          <w:rFonts w:ascii="Crimson Text Regular" w:hAnsi="Crimson Text Regular"/>
          <w:sz w:val="20"/>
          <w:szCs w:val="20"/>
          <w:rtl w:val="0"/>
          <w:lang w:val="en-US"/>
        </w:rPr>
        <w:t xml:space="preserve"> needs to be </w:t>
      </w:r>
      <w:r>
        <w:rPr>
          <w:rFonts w:ascii="Crimson Text Regular" w:hAnsi="Crimson Text Regular"/>
          <w:sz w:val="20"/>
          <w:szCs w:val="20"/>
          <w:rtl w:val="0"/>
          <w:lang w:val="it-IT"/>
        </w:rPr>
        <w:t>expressed</w:t>
      </w:r>
      <w:r>
        <w:rPr>
          <w:rFonts w:ascii="Crimson Text Regular" w:hAnsi="Crimson Text Regular"/>
          <w:sz w:val="20"/>
          <w:szCs w:val="20"/>
          <w:rtl w:val="0"/>
          <w:lang w:val="en-US"/>
        </w:rPr>
        <w:t xml:space="preserve"> in terms of the surface area </w:t>
      </w:r>
      <w:r>
        <w:rPr>
          <w:rFonts w:ascii="Crimson Text Regular" w:hAnsi="Crimson Text Regular"/>
          <w:sz w:val="20"/>
          <w:szCs w:val="20"/>
          <w:rtl w:val="0"/>
          <w:lang w:val="it-IT"/>
        </w:rPr>
        <w:t>i</w:t>
      </w:r>
      <w:r>
        <w:rPr>
          <w:rFonts w:ascii="Crimson Text Regular" w:hAnsi="Crimson Text Regular"/>
          <w:sz w:val="20"/>
          <w:szCs w:val="20"/>
          <w:rtl w:val="0"/>
          <w:lang w:val="en-US"/>
        </w:rPr>
        <w:t>n contact</w:t>
      </w:r>
      <w:r>
        <w:rPr>
          <w:rFonts w:ascii="Crimson Text Regular" w:hAnsi="Crimson Text Regular"/>
          <w:sz w:val="20"/>
          <w:szCs w:val="20"/>
          <w:rtl w:val="0"/>
          <w:lang w:val="it-IT"/>
        </w:rPr>
        <w:t xml:space="preserve">, in order to minimize </w:t>
      </w:r>
      <m:oMath>
        <m:r>
          <w:rPr xmlns:w="http://schemas.openxmlformats.org/wordprocessingml/2006/main">
            <w:rFonts w:ascii="Cambria Math" w:hAnsi="Cambria Math"/>
            <w:i/>
            <w:color w:val="000000"/>
            <w:sz w:val="19"/>
            <w:szCs w:val="19"/>
          </w:rPr>
          <m:t>Z</m:t>
        </m:r>
      </m:oMath>
      <w:r>
        <w:rPr>
          <w:rFonts w:ascii="Crimson Text Regular" w:hAnsi="Crimson Text Regular"/>
          <w:sz w:val="20"/>
          <w:szCs w:val="20"/>
          <w:rtl w:val="0"/>
          <w:lang w:val="it-IT"/>
        </w:rPr>
        <w:t xml:space="preserve"> in terms of </w:t>
      </w:r>
      <m:oMath>
        <m:r>
          <w:rPr xmlns:w="http://schemas.openxmlformats.org/wordprocessingml/2006/main">
            <w:rFonts w:ascii="Cambria Math" w:hAnsi="Cambria Math"/>
            <w:i/>
            <w:color w:val="000000"/>
            <w:sz w:val="19"/>
            <w:szCs w:val="19"/>
          </w:rPr>
          <m:t>L</m:t>
        </m:r>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r</m:t>
        </m:r>
        <m:r>
          <w:rPr xmlns:w="http://schemas.openxmlformats.org/wordprocessingml/2006/main">
            <w:rFonts w:ascii="Cambria Math" w:hAnsi="Cambria Math"/>
            <w:i/>
            <w:color w:val="000000"/>
            <w:sz w:val="19"/>
            <w:szCs w:val="19"/>
          </w:rPr>
          <m:t>,</m:t>
        </m:r>
        <m:sSub>
          <m:e>
            <m:r>
              <w:rPr xmlns:w="http://schemas.openxmlformats.org/wordprocessingml/2006/main">
                <w:rFonts w:ascii="Cambria Math" w:hAnsi="Cambria Math"/>
                <w:i/>
                <w:color w:val="000000"/>
                <w:sz w:val="19"/>
                <w:szCs w:val="19"/>
              </w:rPr>
              <m:t>r</m:t>
            </m:r>
          </m:e>
          <m:sub>
            <m:r>
              <w:rPr xmlns:w="http://schemas.openxmlformats.org/wordprocessingml/2006/main">
                <w:rFonts w:ascii="Cambria Math" w:hAnsi="Cambria Math"/>
                <w:i/>
                <w:color w:val="000000"/>
                <w:sz w:val="19"/>
                <w:szCs w:val="19"/>
              </w:rPr>
              <m:t>0</m:t>
            </m:r>
          </m:sub>
        </m:sSub>
      </m:oMath>
      <w:r>
        <w:rPr>
          <w:rFonts w:ascii="Crimson Text Regular" w:hAnsi="Crimson Text Regular"/>
          <w:sz w:val="20"/>
          <w:szCs w:val="20"/>
          <w:rtl w:val="0"/>
          <w:lang w:val="en-US"/>
        </w:rPr>
        <w:t xml:space="preserve">. </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74"/>
        <w:gridCol w:w="415"/>
      </w:tblGrid>
      <w:tr>
        <w:tblPrEx>
          <w:shd w:val="clear" w:color="auto" w:fill="d0ddef"/>
        </w:tblPrEx>
        <w:trPr>
          <w:trHeight w:val="393"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ρ</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L</m:t>
                    </m:r>
                  </m:num>
                  <m:den>
                    <m:r>
                      <w:rPr xmlns:w="http://schemas.openxmlformats.org/wordprocessingml/2006/main">
                        <w:rFonts w:ascii="Cambria Math" w:hAnsi="Cambria Math"/>
                        <w:i/>
                        <w:color w:val="000000"/>
                        <w:sz w:val="18"/>
                        <w:szCs w:val="18"/>
                      </w:rPr>
                      <m:t>A</m:t>
                    </m:r>
                  </m:den>
                </m:f>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(3)</w:t>
            </w:r>
          </w:p>
        </w:tc>
      </w:tr>
    </w:tbl>
    <w:p>
      <w:pPr>
        <w:pStyle w:val="equation"/>
        <w:tabs>
          <w:tab w:val="right" w:pos="6892"/>
          <w:tab w:val="clear" w:pos="6917"/>
        </w:tabs>
        <w:jc w:val="left"/>
        <w:rPr>
          <w:rFonts w:ascii="Crimson Text Regular" w:cs="Crimson Text Regular" w:hAnsi="Crimson Text Regular" w:eastAsia="Crimson Text Regular"/>
        </w:rPr>
      </w:pPr>
    </w:p>
    <w:p>
      <w:pPr>
        <w:pStyle w:val="abstract"/>
        <w:jc w:val="lef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Where:</w:t>
      </w:r>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
        <m:r>
          <w:rPr xmlns:w="http://schemas.openxmlformats.org/wordprocessingml/2006/main">
            <w:rFonts w:ascii="Cambria Math" w:hAnsi="Cambria Math"/>
            <w:i/>
            <w:color w:val="000000"/>
            <w:sz w:val="16"/>
            <w:szCs w:val="16"/>
          </w:rPr>
          <m:t>L</m:t>
        </m:r>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 length of the micro needle array</w:t>
      </w:r>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
        <m:r>
          <w:rPr xmlns:w="http://schemas.openxmlformats.org/wordprocessingml/2006/main">
            <w:rFonts w:ascii="Cambria Math" w:hAnsi="Cambria Math"/>
            <w:i/>
            <w:color w:val="000000"/>
            <w:sz w:val="16"/>
            <w:szCs w:val="16"/>
          </w:rPr>
          <m:t>ρ</m:t>
        </m:r>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 resistivity of the given layer</w:t>
      </w:r>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
        <m:r>
          <w:rPr xmlns:w="http://schemas.openxmlformats.org/wordprocessingml/2006/main">
            <w:rFonts w:ascii="Cambria Math" w:hAnsi="Cambria Math"/>
            <w:i/>
            <w:color w:val="000000"/>
            <w:sz w:val="16"/>
            <w:szCs w:val="16"/>
          </w:rPr>
          <m:t>A</m:t>
        </m:r>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 surface are</w:t>
      </w:r>
      <w:r>
        <w:rPr>
          <w:rFonts w:ascii="Crimson Text Regular" w:hAnsi="Crimson Text Regular"/>
          <w:sz w:val="20"/>
          <w:szCs w:val="20"/>
          <w:rtl w:val="0"/>
          <w:lang w:val="it-IT"/>
        </w:rPr>
        <w:t>a</w:t>
      </w:r>
      <w:r>
        <w:rPr>
          <w:rFonts w:ascii="Crimson Text Regular" w:hAnsi="Crimson Text Regular"/>
          <w:sz w:val="20"/>
          <w:szCs w:val="20"/>
          <w:rtl w:val="0"/>
          <w:lang w:val="en-US"/>
        </w:rPr>
        <w:t xml:space="preserve"> in contact with the </w:t>
      </w:r>
      <w:r>
        <w:rPr>
          <w:rFonts w:ascii="Crimson Text Regular" w:hAnsi="Crimson Text Regular"/>
          <w:sz w:val="20"/>
          <w:szCs w:val="20"/>
          <w:rtl w:val="0"/>
          <w:lang w:val="it-IT"/>
        </w:rPr>
        <w:t>micro needle</w:t>
      </w:r>
    </w:p>
    <w:p>
      <w:pPr>
        <w:pStyle w:val="abstract"/>
        <w:ind w:firstLine="283"/>
        <w:jc w:val="lef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sz w:val="20"/>
          <w:szCs w:val="20"/>
          <w:lang w:val="it-IT"/>
        </w:rPr>
      </w:pPr>
      <w:r>
        <w:rPr>
          <w:rFonts w:ascii="Crimson Text Regular" w:hAnsi="Crimson Text Regular"/>
          <w:sz w:val="20"/>
          <w:szCs w:val="20"/>
          <w:rtl w:val="0"/>
          <w:lang w:val="en-US"/>
        </w:rPr>
        <w:t xml:space="preserve">The surface area in contact with the </w:t>
      </w:r>
      <w:r>
        <w:rPr>
          <w:rFonts w:ascii="Crimson Text Regular" w:hAnsi="Crimson Text Regular"/>
          <w:sz w:val="20"/>
          <w:szCs w:val="20"/>
          <w:rtl w:val="0"/>
          <w:lang w:val="it-IT"/>
        </w:rPr>
        <w:t>micro needle is a frustum</w:t>
      </w:r>
      <w:r>
        <w:rPr>
          <w:rFonts w:ascii="Crimson Text Regular" w:hAnsi="Crimson Text Regular"/>
          <w:sz w:val="20"/>
          <w:szCs w:val="20"/>
          <w:rtl w:val="0"/>
          <w:lang w:val="en-US"/>
        </w:rPr>
        <w:t>. I</w:t>
      </w:r>
      <w:r>
        <w:rPr>
          <w:rFonts w:ascii="Crimson Text Regular" w:hAnsi="Crimson Text Regular"/>
          <w:sz w:val="20"/>
          <w:szCs w:val="20"/>
          <w:rtl w:val="0"/>
          <w:lang w:val="it-IT"/>
        </w:rPr>
        <w:t>ts</w:t>
      </w:r>
      <w:r>
        <w:rPr>
          <w:rFonts w:ascii="Crimson Text Regular" w:hAnsi="Crimson Text Regular"/>
          <w:sz w:val="20"/>
          <w:szCs w:val="20"/>
          <w:rtl w:val="0"/>
          <w:lang w:val="en-US"/>
        </w:rPr>
        <w:t xml:space="preserve"> formula is given </w:t>
      </w:r>
      <w:r>
        <w:rPr>
          <w:rFonts w:ascii="Crimson Text Regular" w:hAnsi="Crimson Text Regular"/>
          <w:sz w:val="20"/>
          <w:szCs w:val="20"/>
          <w:rtl w:val="0"/>
          <w:lang w:val="it-IT"/>
        </w:rPr>
        <w:t>by:</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74"/>
        <w:gridCol w:w="415"/>
      </w:tblGrid>
      <w:tr>
        <w:tblPrEx>
          <w:shd w:val="clear" w:color="auto" w:fill="d0ddef"/>
        </w:tblPrEx>
        <w:trPr>
          <w:trHeight w:val="398"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2"/>
                        <w:szCs w:val="12"/>
                      </w:rPr>
                      <m:t>A</m:t>
                    </m:r>
                  </m:e>
                  <m:sub>
                    <m:r>
                      <w:rPr xmlns:w="http://schemas.openxmlformats.org/wordprocessingml/2006/main">
                        <w:rFonts w:ascii="Cambria Math" w:hAnsi="Cambria Math"/>
                        <w:i/>
                        <w:color w:val="000000"/>
                        <w:sz w:val="12"/>
                        <w:szCs w:val="12"/>
                      </w:rPr>
                      <m:t>c</m:t>
                    </m:r>
                    <m:r>
                      <w:rPr xmlns:w="http://schemas.openxmlformats.org/wordprocessingml/2006/main">
                        <w:rFonts w:ascii="Cambria Math" w:hAnsi="Cambria Math"/>
                        <w:i/>
                        <w:color w:val="000000"/>
                        <w:sz w:val="12"/>
                        <w:szCs w:val="12"/>
                      </w:rPr>
                      <m:t>o</m:t>
                    </m:r>
                    <m:r>
                      <w:rPr xmlns:w="http://schemas.openxmlformats.org/wordprocessingml/2006/main">
                        <w:rFonts w:ascii="Cambria Math" w:hAnsi="Cambria Math"/>
                        <w:i/>
                        <w:color w:val="000000"/>
                        <w:sz w:val="12"/>
                        <w:szCs w:val="12"/>
                      </w:rPr>
                      <m:t>n</m:t>
                    </m:r>
                    <m:r>
                      <w:rPr xmlns:w="http://schemas.openxmlformats.org/wordprocessingml/2006/main">
                        <w:rFonts w:ascii="Cambria Math" w:hAnsi="Cambria Math"/>
                        <w:i/>
                        <w:color w:val="000000"/>
                        <w:sz w:val="12"/>
                        <w:szCs w:val="12"/>
                      </w:rPr>
                      <m:t>t</m:t>
                    </m:r>
                    <m:r>
                      <w:rPr xmlns:w="http://schemas.openxmlformats.org/wordprocessingml/2006/main">
                        <w:rFonts w:ascii="Cambria Math" w:hAnsi="Cambria Math"/>
                        <w:i/>
                        <w:color w:val="000000"/>
                        <w:sz w:val="12"/>
                        <w:szCs w:val="12"/>
                      </w:rPr>
                      <m:t>a</m:t>
                    </m:r>
                    <m:r>
                      <w:rPr xmlns:w="http://schemas.openxmlformats.org/wordprocessingml/2006/main">
                        <w:rFonts w:ascii="Cambria Math" w:hAnsi="Cambria Math"/>
                        <w:i/>
                        <w:color w:val="000000"/>
                        <w:sz w:val="12"/>
                        <w:szCs w:val="12"/>
                      </w:rPr>
                      <m:t>c</m:t>
                    </m:r>
                    <m:r>
                      <w:rPr xmlns:w="http://schemas.openxmlformats.org/wordprocessingml/2006/main">
                        <w:rFonts w:ascii="Cambria Math" w:hAnsi="Cambria Math"/>
                        <w:i/>
                        <w:color w:val="000000"/>
                        <w:sz w:val="12"/>
                        <w:szCs w:val="12"/>
                      </w:rPr>
                      <m:t>t</m:t>
                    </m:r>
                  </m:sub>
                </m:sSub>
                <m:d>
                  <m:dPr>
                    <m:ctrlPr>
                      <w:rPr xmlns:w="http://schemas.openxmlformats.org/wordprocessingml/2006/main">
                        <w:rFonts w:ascii="Cambria Math" w:hAnsi="Cambria Math"/>
                        <w:i/>
                        <w:color w:val="000000"/>
                        <w:sz w:val="12"/>
                        <w:szCs w:val="12"/>
                      </w:rPr>
                    </m:ctrlPr>
                  </m:dPr>
                  <m:e>
                    <m:r>
                      <w:rPr xmlns:w="http://schemas.openxmlformats.org/wordprocessingml/2006/main">
                        <w:rFonts w:ascii="Cambria Math" w:hAnsi="Cambria Math"/>
                        <w:i/>
                        <w:color w:val="000000"/>
                        <w:sz w:val="12"/>
                        <w:szCs w:val="12"/>
                      </w:rPr>
                      <m:t>r</m:t>
                    </m:r>
                    <m:r>
                      <w:rPr xmlns:w="http://schemas.openxmlformats.org/wordprocessingml/2006/main">
                        <w:rFonts w:ascii="Cambria Math" w:hAnsi="Cambria Math"/>
                        <w:i/>
                        <w:color w:val="000000"/>
                        <w:sz w:val="12"/>
                        <w:szCs w:val="12"/>
                      </w:rPr>
                      <m:t>,</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1</m:t>
                        </m:r>
                      </m:sub>
                    </m:sSub>
                    <m:r>
                      <w:rPr xmlns:w="http://schemas.openxmlformats.org/wordprocessingml/2006/main">
                        <w:rFonts w:ascii="Cambria Math" w:hAnsi="Cambria Math"/>
                        <w:i/>
                        <w:color w:val="000000"/>
                        <w:sz w:val="12"/>
                        <w:szCs w:val="12"/>
                      </w:rPr>
                      <m:t>,</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2</m:t>
                        </m:r>
                      </m:sub>
                    </m:sSub>
                  </m:e>
                </m:d>
                <m:r>
                  <w:rPr xmlns:w="http://schemas.openxmlformats.org/wordprocessingml/2006/main">
                    <w:rFonts w:ascii="Cambria Math" w:hAnsi="Cambria Math"/>
                    <w:i/>
                    <w:color w:val="000000"/>
                    <w:sz w:val="12"/>
                    <w:szCs w:val="12"/>
                  </w:rPr>
                  <m:t>=</m:t>
                </m:r>
                <m:r>
                  <w:rPr xmlns:w="http://schemas.openxmlformats.org/wordprocessingml/2006/main">
                    <w:rFonts w:ascii="Cambria Math" w:hAnsi="Cambria Math"/>
                    <w:i/>
                    <w:color w:val="000000"/>
                    <w:sz w:val="12"/>
                    <w:szCs w:val="12"/>
                  </w:rPr>
                  <m:t>π</m:t>
                </m:r>
                <m:r>
                  <w:rPr xmlns:w="http://schemas.openxmlformats.org/wordprocessingml/2006/main">
                    <w:rFonts w:ascii="Cambria Math" w:hAnsi="Cambria Math"/>
                    <w:i/>
                    <w:color w:val="000000"/>
                    <w:sz w:val="12"/>
                    <w:szCs w:val="12"/>
                  </w:rPr>
                  <m:t>⋅</m:t>
                </m:r>
                <m:sSup>
                  <m:e>
                    <m:d>
                      <m:dPr>
                        <m:ctrlPr>
                          <w:rPr xmlns:w="http://schemas.openxmlformats.org/wordprocessingml/2006/main">
                            <w:rFonts w:ascii="Cambria Math" w:hAnsi="Cambria Math"/>
                            <w:i/>
                            <w:color w:val="000000"/>
                            <w:sz w:val="12"/>
                            <w:szCs w:val="12"/>
                          </w:rPr>
                        </m:ctrlPr>
                      </m:dPr>
                      <m:e>
                        <m:r>
                          <w:rPr xmlns:w="http://schemas.openxmlformats.org/wordprocessingml/2006/main">
                            <w:rFonts w:ascii="Cambria Math" w:hAnsi="Cambria Math"/>
                            <w:i/>
                            <w:color w:val="000000"/>
                            <w:sz w:val="12"/>
                            <w:szCs w:val="12"/>
                          </w:rPr>
                          <m:t>r</m:t>
                        </m:r>
                        <m:d>
                          <m:dPr>
                            <m:ctrlPr>
                              <w:rPr xmlns:w="http://schemas.openxmlformats.org/wordprocessingml/2006/main">
                                <w:rFonts w:ascii="Cambria Math" w:hAnsi="Cambria Math"/>
                                <w:i/>
                                <w:color w:val="000000"/>
                                <w:sz w:val="12"/>
                                <w:szCs w:val="12"/>
                              </w:rPr>
                            </m:ctrlPr>
                          </m:dPr>
                          <m:e>
                            <m:f>
                              <m:fPr>
                                <m:ctrlPr>
                                  <w:rPr xmlns:w="http://schemas.openxmlformats.org/wordprocessingml/2006/main">
                                    <w:rFonts w:ascii="Cambria Math" w:hAnsi="Cambria Math"/>
                                    <w:i/>
                                    <w:color w:val="000000"/>
                                    <w:sz w:val="12"/>
                                    <w:szCs w:val="12"/>
                                  </w:rPr>
                                </m:ctrlPr>
                                <m:type m:val="bar"/>
                              </m:fPr>
                              <m:num>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2</m:t>
                                    </m:r>
                                  </m:sub>
                                </m:sSub>
                                <m:r>
                                  <w:rPr xmlns:w="http://schemas.openxmlformats.org/wordprocessingml/2006/main">
                                    <w:rFonts w:ascii="Cambria Math" w:hAnsi="Cambria Math"/>
                                    <w:i/>
                                    <w:color w:val="000000"/>
                                    <w:sz w:val="12"/>
                                    <w:szCs w:val="12"/>
                                  </w:rPr>
                                  <m:t>-</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1</m:t>
                                    </m:r>
                                  </m:sub>
                                </m:sSub>
                              </m:num>
                              <m:den>
                                <m:r>
                                  <w:rPr xmlns:w="http://schemas.openxmlformats.org/wordprocessingml/2006/main">
                                    <w:rFonts w:ascii="Cambria Math" w:hAnsi="Cambria Math"/>
                                    <w:i/>
                                    <w:color w:val="000000"/>
                                    <w:sz w:val="12"/>
                                    <w:szCs w:val="12"/>
                                  </w:rPr>
                                  <m:t>L</m:t>
                                </m:r>
                              </m:den>
                            </m:f>
                          </m:e>
                        </m:d>
                      </m:e>
                    </m:d>
                  </m:e>
                  <m:sup>
                    <m:r>
                      <w:rPr xmlns:w="http://schemas.openxmlformats.org/wordprocessingml/2006/main">
                        <w:rFonts w:ascii="Cambria Math" w:hAnsi="Cambria Math"/>
                        <w:i/>
                        <w:color w:val="000000"/>
                        <w:sz w:val="12"/>
                        <w:szCs w:val="12"/>
                      </w:rPr>
                      <m:t>2</m:t>
                    </m:r>
                  </m:sup>
                </m:sSup>
                <m:r>
                  <w:rPr xmlns:w="http://schemas.openxmlformats.org/wordprocessingml/2006/main">
                    <w:rFonts w:ascii="Cambria Math" w:hAnsi="Cambria Math"/>
                    <w:i/>
                    <w:color w:val="000000"/>
                    <w:sz w:val="12"/>
                    <w:szCs w:val="12"/>
                  </w:rPr>
                  <m:t>+</m:t>
                </m:r>
                <m:r>
                  <w:rPr xmlns:w="http://schemas.openxmlformats.org/wordprocessingml/2006/main">
                    <w:rFonts w:ascii="Cambria Math" w:hAnsi="Cambria Math"/>
                    <w:i/>
                    <w:color w:val="000000"/>
                    <w:sz w:val="12"/>
                    <w:szCs w:val="12"/>
                  </w:rPr>
                  <m:t>π</m:t>
                </m:r>
                <m:r>
                  <w:rPr xmlns:w="http://schemas.openxmlformats.org/wordprocessingml/2006/main">
                    <w:rFonts w:ascii="Cambria Math" w:hAnsi="Cambria Math"/>
                    <w:i/>
                    <w:color w:val="000000"/>
                    <w:sz w:val="12"/>
                    <w:szCs w:val="12"/>
                  </w:rPr>
                  <m:t>⋅</m:t>
                </m:r>
                <m:sSup>
                  <m:e>
                    <m:d>
                      <m:dPr>
                        <m:ctrlPr>
                          <w:rPr xmlns:w="http://schemas.openxmlformats.org/wordprocessingml/2006/main">
                            <w:rFonts w:ascii="Cambria Math" w:hAnsi="Cambria Math"/>
                            <w:i/>
                            <w:color w:val="000000"/>
                            <w:sz w:val="12"/>
                            <w:szCs w:val="12"/>
                          </w:rPr>
                        </m:ctrlPr>
                      </m:dPr>
                      <m:e>
                        <m:r>
                          <w:rPr xmlns:w="http://schemas.openxmlformats.org/wordprocessingml/2006/main">
                            <w:rFonts w:ascii="Cambria Math" w:hAnsi="Cambria Math"/>
                            <w:i/>
                            <w:color w:val="000000"/>
                            <w:sz w:val="12"/>
                            <w:szCs w:val="12"/>
                          </w:rPr>
                          <m:t>r</m:t>
                        </m:r>
                        <m:d>
                          <m:dPr>
                            <m:ctrlPr>
                              <w:rPr xmlns:w="http://schemas.openxmlformats.org/wordprocessingml/2006/main">
                                <w:rFonts w:ascii="Cambria Math" w:hAnsi="Cambria Math"/>
                                <w:i/>
                                <w:color w:val="000000"/>
                                <w:sz w:val="12"/>
                                <w:szCs w:val="12"/>
                              </w:rPr>
                            </m:ctrlPr>
                          </m:dPr>
                          <m:e>
                            <m:f>
                              <m:fPr>
                                <m:ctrlPr>
                                  <w:rPr xmlns:w="http://schemas.openxmlformats.org/wordprocessingml/2006/main">
                                    <w:rFonts w:ascii="Cambria Math" w:hAnsi="Cambria Math"/>
                                    <w:i/>
                                    <w:color w:val="000000"/>
                                    <w:sz w:val="12"/>
                                    <w:szCs w:val="12"/>
                                  </w:rPr>
                                </m:ctrlPr>
                                <m:type m:val="bar"/>
                              </m:fPr>
                              <m:num>
                                <m:r>
                                  <w:rPr xmlns:w="http://schemas.openxmlformats.org/wordprocessingml/2006/main">
                                    <w:rFonts w:ascii="Cambria Math" w:hAnsi="Cambria Math"/>
                                    <w:i/>
                                    <w:color w:val="000000"/>
                                    <w:sz w:val="12"/>
                                    <w:szCs w:val="12"/>
                                  </w:rPr>
                                  <m:t>L</m:t>
                                </m:r>
                                <m:r>
                                  <w:rPr xmlns:w="http://schemas.openxmlformats.org/wordprocessingml/2006/main">
                                    <w:rFonts w:ascii="Cambria Math" w:hAnsi="Cambria Math"/>
                                    <w:i/>
                                    <w:color w:val="000000"/>
                                    <w:sz w:val="12"/>
                                    <w:szCs w:val="12"/>
                                  </w:rPr>
                                  <m:t>-</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2</m:t>
                                    </m:r>
                                  </m:sub>
                                </m:sSub>
                              </m:num>
                              <m:den>
                                <m:r>
                                  <w:rPr xmlns:w="http://schemas.openxmlformats.org/wordprocessingml/2006/main">
                                    <w:rFonts w:ascii="Cambria Math" w:hAnsi="Cambria Math"/>
                                    <w:i/>
                                    <w:color w:val="000000"/>
                                    <w:sz w:val="12"/>
                                    <w:szCs w:val="12"/>
                                  </w:rPr>
                                  <m:t>L</m:t>
                                </m:r>
                              </m:den>
                            </m:f>
                          </m:e>
                        </m:d>
                      </m:e>
                    </m:d>
                  </m:e>
                  <m:sup>
                    <m:r>
                      <w:rPr xmlns:w="http://schemas.openxmlformats.org/wordprocessingml/2006/main">
                        <w:rFonts w:ascii="Cambria Math" w:hAnsi="Cambria Math"/>
                        <w:i/>
                        <w:color w:val="000000"/>
                        <w:sz w:val="12"/>
                        <w:szCs w:val="12"/>
                      </w:rPr>
                      <m:t>2</m:t>
                    </m:r>
                  </m:sup>
                </m:sSup>
                <m:r>
                  <w:rPr xmlns:w="http://schemas.openxmlformats.org/wordprocessingml/2006/main">
                    <w:rFonts w:ascii="Cambria Math" w:hAnsi="Cambria Math"/>
                    <w:i/>
                    <w:color w:val="000000"/>
                    <w:sz w:val="12"/>
                    <w:szCs w:val="12"/>
                  </w:rPr>
                  <m:t>+</m:t>
                </m:r>
                <m:rad>
                  <m:radPr>
                    <m:ctrlPr>
                      <w:rPr xmlns:w="http://schemas.openxmlformats.org/wordprocessingml/2006/main">
                        <w:rFonts w:ascii="Cambria Math" w:hAnsi="Cambria Math"/>
                        <w:i/>
                        <w:color w:val="000000"/>
                        <w:sz w:val="12"/>
                        <w:szCs w:val="12"/>
                      </w:rPr>
                    </m:ctrlPr>
                    <m:degHide m:val="on"/>
                  </m:radPr>
                  <m:deg/>
                  <m:e>
                    <m:sSup>
                      <m:e>
                        <m:d>
                          <m:dPr>
                            <m:ctrlPr>
                              <w:rPr xmlns:w="http://schemas.openxmlformats.org/wordprocessingml/2006/main">
                                <w:rFonts w:ascii="Cambria Math" w:hAnsi="Cambria Math"/>
                                <w:i/>
                                <w:color w:val="000000"/>
                                <w:sz w:val="12"/>
                                <w:szCs w:val="12"/>
                              </w:rPr>
                            </m:ctrlPr>
                          </m:dPr>
                          <m:e>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2</m:t>
                                </m:r>
                              </m:sub>
                            </m:sSub>
                            <m:r>
                              <w:rPr xmlns:w="http://schemas.openxmlformats.org/wordprocessingml/2006/main">
                                <w:rFonts w:ascii="Cambria Math" w:hAnsi="Cambria Math"/>
                                <w:i/>
                                <w:color w:val="000000"/>
                                <w:sz w:val="12"/>
                                <w:szCs w:val="12"/>
                              </w:rPr>
                              <m:t>-</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1</m:t>
                                </m:r>
                              </m:sub>
                            </m:sSub>
                          </m:e>
                        </m:d>
                      </m:e>
                      <m:sup>
                        <m:r>
                          <w:rPr xmlns:w="http://schemas.openxmlformats.org/wordprocessingml/2006/main">
                            <w:rFonts w:ascii="Cambria Math" w:hAnsi="Cambria Math"/>
                            <w:i/>
                            <w:color w:val="000000"/>
                            <w:sz w:val="12"/>
                            <w:szCs w:val="12"/>
                          </w:rPr>
                          <m:t>2</m:t>
                        </m:r>
                      </m:sup>
                    </m:sSup>
                    <m:r>
                      <w:rPr xmlns:w="http://schemas.openxmlformats.org/wordprocessingml/2006/main">
                        <w:rFonts w:ascii="Cambria Math" w:hAnsi="Cambria Math"/>
                        <w:i/>
                        <w:color w:val="000000"/>
                        <w:sz w:val="12"/>
                        <w:szCs w:val="12"/>
                      </w:rPr>
                      <m:t>+</m:t>
                    </m:r>
                    <m:sSup>
                      <m:e>
                        <m:d>
                          <m:dPr>
                            <m:ctrlPr>
                              <w:rPr xmlns:w="http://schemas.openxmlformats.org/wordprocessingml/2006/main">
                                <w:rFonts w:ascii="Cambria Math" w:hAnsi="Cambria Math"/>
                                <w:i/>
                                <w:color w:val="000000"/>
                                <w:sz w:val="12"/>
                                <w:szCs w:val="12"/>
                              </w:rPr>
                            </m:ctrlPr>
                          </m:dPr>
                          <m:e>
                            <m:f>
                              <m:fPr>
                                <m:ctrlPr>
                                  <w:rPr xmlns:w="http://schemas.openxmlformats.org/wordprocessingml/2006/main">
                                    <w:rFonts w:ascii="Cambria Math" w:hAnsi="Cambria Math"/>
                                    <w:i/>
                                    <w:color w:val="000000"/>
                                    <w:sz w:val="12"/>
                                    <w:szCs w:val="12"/>
                                  </w:rPr>
                                </m:ctrlPr>
                                <m:type m:val="bar"/>
                              </m:fPr>
                              <m:num>
                                <m:r>
                                  <w:rPr xmlns:w="http://schemas.openxmlformats.org/wordprocessingml/2006/main">
                                    <w:rFonts w:ascii="Cambria Math" w:hAnsi="Cambria Math"/>
                                    <w:i/>
                                    <w:color w:val="000000"/>
                                    <w:sz w:val="12"/>
                                    <w:szCs w:val="12"/>
                                  </w:rPr>
                                  <m:t>2</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2</m:t>
                                    </m:r>
                                  </m:sub>
                                </m:sSub>
                                <m:r>
                                  <w:rPr xmlns:w="http://schemas.openxmlformats.org/wordprocessingml/2006/main">
                                    <w:rFonts w:ascii="Cambria Math" w:hAnsi="Cambria Math"/>
                                    <w:i/>
                                    <w:color w:val="000000"/>
                                    <w:sz w:val="12"/>
                                    <w:szCs w:val="12"/>
                                  </w:rPr>
                                  <m:t>-</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1</m:t>
                                    </m:r>
                                  </m:sub>
                                </m:sSub>
                                <m:r>
                                  <w:rPr xmlns:w="http://schemas.openxmlformats.org/wordprocessingml/2006/main">
                                    <w:rFonts w:ascii="Cambria Math" w:hAnsi="Cambria Math"/>
                                    <w:i/>
                                    <w:color w:val="000000"/>
                                    <w:sz w:val="12"/>
                                    <w:szCs w:val="12"/>
                                  </w:rPr>
                                  <m:t>-</m:t>
                                </m:r>
                                <m:r>
                                  <w:rPr xmlns:w="http://schemas.openxmlformats.org/wordprocessingml/2006/main">
                                    <w:rFonts w:ascii="Cambria Math" w:hAnsi="Cambria Math"/>
                                    <w:i/>
                                    <w:color w:val="000000"/>
                                    <w:sz w:val="12"/>
                                    <w:szCs w:val="12"/>
                                  </w:rPr>
                                  <m:t>L</m:t>
                                </m:r>
                              </m:num>
                              <m:den>
                                <m:r>
                                  <w:rPr xmlns:w="http://schemas.openxmlformats.org/wordprocessingml/2006/main">
                                    <w:rFonts w:ascii="Cambria Math" w:hAnsi="Cambria Math"/>
                                    <w:i/>
                                    <w:color w:val="000000"/>
                                    <w:sz w:val="12"/>
                                    <w:szCs w:val="12"/>
                                  </w:rPr>
                                  <m:t>L</m:t>
                                </m:r>
                              </m:den>
                            </m:f>
                          </m:e>
                        </m:d>
                      </m:e>
                      <m:sup>
                        <m:r>
                          <w:rPr xmlns:w="http://schemas.openxmlformats.org/wordprocessingml/2006/main">
                            <w:rFonts w:ascii="Cambria Math" w:hAnsi="Cambria Math"/>
                            <w:i/>
                            <w:color w:val="000000"/>
                            <w:sz w:val="12"/>
                            <w:szCs w:val="12"/>
                          </w:rPr>
                          <m:t>2</m:t>
                        </m:r>
                      </m:sup>
                    </m:sSup>
                  </m:e>
                </m:rad>
                <m:r>
                  <w:rPr xmlns:w="http://schemas.openxmlformats.org/wordprocessingml/2006/main">
                    <w:rFonts w:ascii="Cambria Math" w:hAnsi="Cambria Math"/>
                    <w:i/>
                    <w:color w:val="000000"/>
                    <w:sz w:val="12"/>
                    <w:szCs w:val="12"/>
                  </w:rPr>
                  <m:t>⋅</m:t>
                </m:r>
                <m:r>
                  <w:rPr xmlns:w="http://schemas.openxmlformats.org/wordprocessingml/2006/main">
                    <w:rFonts w:ascii="Cambria Math" w:hAnsi="Cambria Math"/>
                    <w:i/>
                    <w:color w:val="000000"/>
                    <w:sz w:val="12"/>
                    <w:szCs w:val="12"/>
                  </w:rPr>
                  <m:t>π</m:t>
                </m:r>
                <m:r>
                  <w:rPr xmlns:w="http://schemas.openxmlformats.org/wordprocessingml/2006/main">
                    <w:rFonts w:ascii="Cambria Math" w:hAnsi="Cambria Math"/>
                    <w:i/>
                    <w:color w:val="000000"/>
                    <w:sz w:val="12"/>
                    <w:szCs w:val="12"/>
                  </w:rPr>
                  <m:t>⋅</m:t>
                </m:r>
                <m:r>
                  <w:rPr xmlns:w="http://schemas.openxmlformats.org/wordprocessingml/2006/main">
                    <w:rFonts w:ascii="Cambria Math" w:hAnsi="Cambria Math"/>
                    <w:i/>
                    <w:color w:val="000000"/>
                    <w:sz w:val="12"/>
                    <w:szCs w:val="12"/>
                  </w:rPr>
                  <m:t>(</m:t>
                </m:r>
                <m:r>
                  <w:rPr xmlns:w="http://schemas.openxmlformats.org/wordprocessingml/2006/main">
                    <w:rFonts w:ascii="Cambria Math" w:hAnsi="Cambria Math"/>
                    <w:i/>
                    <w:color w:val="000000"/>
                    <w:sz w:val="12"/>
                    <w:szCs w:val="12"/>
                  </w:rPr>
                  <m:t>r</m:t>
                </m:r>
                <m:d>
                  <m:dPr>
                    <m:ctrlPr>
                      <w:rPr xmlns:w="http://schemas.openxmlformats.org/wordprocessingml/2006/main">
                        <w:rFonts w:ascii="Cambria Math" w:hAnsi="Cambria Math"/>
                        <w:i/>
                        <w:color w:val="000000"/>
                        <w:sz w:val="12"/>
                        <w:szCs w:val="12"/>
                      </w:rPr>
                    </m:ctrlPr>
                  </m:dPr>
                  <m:e>
                    <m:f>
                      <m:fPr>
                        <m:ctrlPr>
                          <w:rPr xmlns:w="http://schemas.openxmlformats.org/wordprocessingml/2006/main">
                            <w:rFonts w:ascii="Cambria Math" w:hAnsi="Cambria Math"/>
                            <w:i/>
                            <w:color w:val="000000"/>
                            <w:sz w:val="12"/>
                            <w:szCs w:val="12"/>
                          </w:rPr>
                        </m:ctrlPr>
                        <m:type m:val="bar"/>
                      </m:fPr>
                      <m:num>
                        <m:r>
                          <w:rPr xmlns:w="http://schemas.openxmlformats.org/wordprocessingml/2006/main">
                            <w:rFonts w:ascii="Cambria Math" w:hAnsi="Cambria Math"/>
                            <w:i/>
                            <w:color w:val="000000"/>
                            <w:sz w:val="12"/>
                            <w:szCs w:val="12"/>
                          </w:rPr>
                          <m:t>L</m:t>
                        </m:r>
                        <m:r>
                          <w:rPr xmlns:w="http://schemas.openxmlformats.org/wordprocessingml/2006/main">
                            <w:rFonts w:ascii="Cambria Math" w:hAnsi="Cambria Math"/>
                            <w:i/>
                            <w:color w:val="000000"/>
                            <w:sz w:val="12"/>
                            <w:szCs w:val="12"/>
                          </w:rPr>
                          <m:t>-</m:t>
                        </m:r>
                        <m:sSub>
                          <m:e>
                            <m:r>
                              <w:rPr xmlns:w="http://schemas.openxmlformats.org/wordprocessingml/2006/main">
                                <w:rFonts w:ascii="Cambria Math" w:hAnsi="Cambria Math"/>
                                <w:i/>
                                <w:color w:val="000000"/>
                                <w:sz w:val="12"/>
                                <w:szCs w:val="12"/>
                              </w:rPr>
                              <m:t>h</m:t>
                            </m:r>
                          </m:e>
                          <m:sub>
                            <m:r>
                              <w:rPr xmlns:w="http://schemas.openxmlformats.org/wordprocessingml/2006/main">
                                <w:rFonts w:ascii="Cambria Math" w:hAnsi="Cambria Math"/>
                                <w:i/>
                                <w:color w:val="000000"/>
                                <w:sz w:val="12"/>
                                <w:szCs w:val="12"/>
                              </w:rPr>
                              <m:t>1</m:t>
                            </m:r>
                          </m:sub>
                        </m:sSub>
                      </m:num>
                      <m:den>
                        <m:r>
                          <w:rPr xmlns:w="http://schemas.openxmlformats.org/wordprocessingml/2006/main">
                            <w:rFonts w:ascii="Cambria Math" w:hAnsi="Cambria Math"/>
                            <w:i/>
                            <w:color w:val="000000"/>
                            <w:sz w:val="12"/>
                            <w:szCs w:val="12"/>
                          </w:rPr>
                          <m:t>L</m:t>
                        </m:r>
                      </m:den>
                    </m:f>
                  </m:e>
                </m:d>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(3)</w:t>
            </w:r>
          </w:p>
        </w:tc>
      </w:tr>
      <w:tr>
        <w:tblPrEx>
          <w:shd w:val="clear" w:color="auto" w:fill="d0ddef"/>
        </w:tblPrEx>
        <w:trPr>
          <w:trHeight w:val="462"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color w:val="000000"/>
                <w:sz w:val="19"/>
                <w:rtl w:val="0"/>
              </w:rPr>
            </w:pPr>
            <m:oMathPara>
              <m:oMathParaPr>
                <m:jc m:val="left"/>
              </m:oMathParaPr>
              <m:oMath>
                <m:sSub>
                  <m:e>
                    <m:r>
                      <w:rPr xmlns:w="http://schemas.openxmlformats.org/wordprocessingml/2006/main">
                        <w:rFonts w:ascii="Cambria Math" w:hAnsi="Cambria Math"/>
                        <w:i/>
                        <w:color w:val="000000"/>
                        <w:sz w:val="14"/>
                        <w:szCs w:val="14"/>
                      </w:rPr>
                      <m:t>A</m:t>
                    </m:r>
                  </m:e>
                  <m:sub>
                    <m:r>
                      <w:rPr xmlns:w="http://schemas.openxmlformats.org/wordprocessingml/2006/main">
                        <w:rFonts w:ascii="Cambria Math" w:hAnsi="Cambria Math"/>
                        <w:i/>
                        <w:color w:val="000000"/>
                        <w:sz w:val="14"/>
                        <w:szCs w:val="14"/>
                      </w:rPr>
                      <m:t>n</m:t>
                    </m:r>
                    <m:r>
                      <w:rPr xmlns:w="http://schemas.openxmlformats.org/wordprocessingml/2006/main">
                        <w:rFonts w:ascii="Cambria Math" w:hAnsi="Cambria Math"/>
                        <w:i/>
                        <w:color w:val="000000"/>
                        <w:sz w:val="14"/>
                        <w:szCs w:val="14"/>
                      </w:rPr>
                      <m:t>c</m:t>
                    </m:r>
                    <m:r>
                      <w:rPr xmlns:w="http://schemas.openxmlformats.org/wordprocessingml/2006/main">
                        <w:rFonts w:ascii="Cambria Math" w:hAnsi="Cambria Math"/>
                        <w:i/>
                        <w:color w:val="000000"/>
                        <w:sz w:val="14"/>
                        <w:szCs w:val="14"/>
                      </w:rPr>
                      <m:t>o</m:t>
                    </m:r>
                    <m:r>
                      <w:rPr xmlns:w="http://schemas.openxmlformats.org/wordprocessingml/2006/main">
                        <w:rFonts w:ascii="Cambria Math" w:hAnsi="Cambria Math"/>
                        <w:i/>
                        <w:color w:val="000000"/>
                        <w:sz w:val="14"/>
                        <w:szCs w:val="14"/>
                      </w:rPr>
                      <m:t>n</m:t>
                    </m:r>
                    <m:r>
                      <w:rPr xmlns:w="http://schemas.openxmlformats.org/wordprocessingml/2006/main">
                        <w:rFonts w:ascii="Cambria Math" w:hAnsi="Cambria Math"/>
                        <w:i/>
                        <w:color w:val="000000"/>
                        <w:sz w:val="14"/>
                        <w:szCs w:val="14"/>
                      </w:rPr>
                      <m:t>t</m:t>
                    </m:r>
                    <m:r>
                      <w:rPr xmlns:w="http://schemas.openxmlformats.org/wordprocessingml/2006/main">
                        <w:rFonts w:ascii="Cambria Math" w:hAnsi="Cambria Math"/>
                        <w:i/>
                        <w:color w:val="000000"/>
                        <w:sz w:val="14"/>
                        <w:szCs w:val="14"/>
                      </w:rPr>
                      <m:t>a</m:t>
                    </m:r>
                    <m:r>
                      <w:rPr xmlns:w="http://schemas.openxmlformats.org/wordprocessingml/2006/main">
                        <w:rFonts w:ascii="Cambria Math" w:hAnsi="Cambria Math"/>
                        <w:i/>
                        <w:color w:val="000000"/>
                        <w:sz w:val="14"/>
                        <w:szCs w:val="14"/>
                      </w:rPr>
                      <m:t>c</m:t>
                    </m:r>
                    <m:r>
                      <w:rPr xmlns:w="http://schemas.openxmlformats.org/wordprocessingml/2006/main">
                        <w:rFonts w:ascii="Cambria Math" w:hAnsi="Cambria Math"/>
                        <w:i/>
                        <w:color w:val="000000"/>
                        <w:sz w:val="14"/>
                        <w:szCs w:val="14"/>
                      </w:rPr>
                      <m:t>t</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r</m:t>
                        </m:r>
                      </m:e>
                      <m:sub>
                        <m:r>
                          <w:rPr xmlns:w="http://schemas.openxmlformats.org/wordprocessingml/2006/main">
                            <w:rFonts w:ascii="Cambria Math" w:hAnsi="Cambria Math"/>
                            <w:i/>
                            <w:color w:val="000000"/>
                            <w:sz w:val="14"/>
                            <w:szCs w:val="14"/>
                          </w:rPr>
                          <m:t>0</m:t>
                        </m:r>
                      </m:sub>
                    </m:sSub>
                    <m:r>
                      <w:rPr xmlns:w="http://schemas.openxmlformats.org/wordprocessingml/2006/main">
                        <w:rFonts w:ascii="Cambria Math" w:hAnsi="Cambria Math"/>
                        <w:i/>
                        <w:color w:val="000000"/>
                        <w:sz w:val="14"/>
                        <w:szCs w:val="14"/>
                      </w:rPr>
                      <m:t>,</m:t>
                    </m:r>
                    <m:r>
                      <w:rPr xmlns:w="http://schemas.openxmlformats.org/wordprocessingml/2006/main">
                        <w:rFonts w:ascii="Cambria Math" w:hAnsi="Cambria Math"/>
                        <w:i/>
                        <w:color w:val="000000"/>
                        <w:sz w:val="14"/>
                        <w:szCs w:val="14"/>
                      </w:rPr>
                      <m:t>h</m:t>
                    </m:r>
                  </m:e>
                </m:d>
                <m:r>
                  <w:rPr xmlns:w="http://schemas.openxmlformats.org/wordprocessingml/2006/main">
                    <w:rFonts w:ascii="Cambria Math" w:hAnsi="Cambria Math"/>
                    <w:i/>
                    <w:color w:val="000000"/>
                    <w:sz w:val="14"/>
                    <w:szCs w:val="14"/>
                  </w:rPr>
                  <m:t>=</m:t>
                </m:r>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π</m:t>
                    </m:r>
                    <m:r>
                      <w:rPr xmlns:w="http://schemas.openxmlformats.org/wordprocessingml/2006/main">
                        <w:rFonts w:ascii="Cambria Math" w:hAnsi="Cambria Math"/>
                        <w:i/>
                        <w:color w:val="000000"/>
                        <w:sz w:val="14"/>
                        <w:szCs w:val="14"/>
                      </w:rPr>
                      <m:t>⋅</m:t>
                    </m:r>
                    <m:sSup>
                      <m:e>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d>
                              <m:dPr>
                                <m:ctrlPr>
                                  <w:rPr xmlns:w="http://schemas.openxmlformats.org/wordprocessingml/2006/main">
                                    <w:rFonts w:ascii="Cambria Math" w:hAnsi="Cambria Math"/>
                                    <w:i/>
                                    <w:color w:val="000000"/>
                                    <w:sz w:val="14"/>
                                    <w:szCs w:val="14"/>
                                  </w:rPr>
                                </m:ctrlPr>
                              </m:dPr>
                              <m:e>
                                <m:f>
                                  <m:fPr>
                                    <m:ctrlPr>
                                      <w:rPr xmlns:w="http://schemas.openxmlformats.org/wordprocessingml/2006/main">
                                        <w:rFonts w:ascii="Cambria Math" w:hAnsi="Cambria Math"/>
                                        <w:i/>
                                        <w:color w:val="000000"/>
                                        <w:sz w:val="14"/>
                                        <w:szCs w:val="14"/>
                                      </w:rPr>
                                    </m:ctrlPr>
                                    <m:type m:val="bar"/>
                                  </m:fPr>
                                  <m:num>
                                    <m:r>
                                      <w:rPr xmlns:w="http://schemas.openxmlformats.org/wordprocessingml/2006/main">
                                        <w:rFonts w:ascii="Cambria Math" w:hAnsi="Cambria Math"/>
                                        <w:i/>
                                        <w:color w:val="000000"/>
                                        <w:sz w:val="14"/>
                                        <w:szCs w:val="14"/>
                                      </w:rPr>
                                      <m:t>L</m:t>
                                    </m:r>
                                    <m:r>
                                      <w:rPr xmlns:w="http://schemas.openxmlformats.org/wordprocessingml/2006/main">
                                        <w:rFonts w:ascii="Cambria Math" w:hAnsi="Cambria Math"/>
                                        <w:i/>
                                        <w:color w:val="000000"/>
                                        <w:sz w:val="14"/>
                                        <w:szCs w:val="14"/>
                                      </w:rPr>
                                      <m:t>-</m:t>
                                    </m:r>
                                    <m:r>
                                      <w:rPr xmlns:w="http://schemas.openxmlformats.org/wordprocessingml/2006/main">
                                        <w:rFonts w:ascii="Cambria Math" w:hAnsi="Cambria Math"/>
                                        <w:i/>
                                        <w:color w:val="000000"/>
                                        <w:sz w:val="14"/>
                                        <w:szCs w:val="14"/>
                                      </w:rPr>
                                      <m:t>h</m:t>
                                    </m:r>
                                  </m:num>
                                  <m:den>
                                    <m:r>
                                      <w:rPr xmlns:w="http://schemas.openxmlformats.org/wordprocessingml/2006/main">
                                        <w:rFonts w:ascii="Cambria Math" w:hAnsi="Cambria Math"/>
                                        <w:i/>
                                        <w:color w:val="000000"/>
                                        <w:sz w:val="14"/>
                                        <w:szCs w:val="14"/>
                                      </w:rPr>
                                      <m:t>L</m:t>
                                    </m:r>
                                  </m:den>
                                </m:f>
                              </m:e>
                            </m:d>
                          </m:e>
                        </m:d>
                      </m:e>
                      <m:sup>
                        <m:r>
                          <w:rPr xmlns:w="http://schemas.openxmlformats.org/wordprocessingml/2006/main">
                            <w:rFonts w:ascii="Cambria Math" w:hAnsi="Cambria Math"/>
                            <w:i/>
                            <w:color w:val="000000"/>
                            <w:sz w:val="14"/>
                            <w:szCs w:val="14"/>
                          </w:rPr>
                          <m:t>2</m:t>
                        </m:r>
                      </m:sup>
                    </m:sSup>
                  </m:e>
                </m:d>
                <m:r>
                  <w:rPr xmlns:w="http://schemas.openxmlformats.org/wordprocessingml/2006/main">
                    <w:rFonts w:ascii="Cambria Math" w:hAnsi="Cambria Math"/>
                    <w:i/>
                    <w:color w:val="000000"/>
                    <w:sz w:val="14"/>
                    <w:szCs w:val="14"/>
                  </w:rPr>
                  <m:t>+</m:t>
                </m:r>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π</m:t>
                    </m:r>
                    <m:r>
                      <w:rPr xmlns:w="http://schemas.openxmlformats.org/wordprocessingml/2006/main">
                        <w:rFonts w:ascii="Cambria Math" w:hAnsi="Cambria Math"/>
                        <w:i/>
                        <w:color w:val="000000"/>
                        <w:sz w:val="14"/>
                        <w:szCs w:val="14"/>
                      </w:rPr>
                      <m:t>⋅</m:t>
                    </m:r>
                    <m:sSubSup>
                      <m:e>
                        <m:r>
                          <w:rPr xmlns:w="http://schemas.openxmlformats.org/wordprocessingml/2006/main">
                            <w:rFonts w:ascii="Cambria Math" w:hAnsi="Cambria Math"/>
                            <w:i/>
                            <w:color w:val="000000"/>
                            <w:sz w:val="14"/>
                            <w:szCs w:val="14"/>
                          </w:rPr>
                          <m:t>r</m:t>
                        </m:r>
                      </m:e>
                      <m:sub>
                        <m:r>
                          <w:rPr xmlns:w="http://schemas.openxmlformats.org/wordprocessingml/2006/main">
                            <w:rFonts w:ascii="Cambria Math" w:hAnsi="Cambria Math"/>
                            <w:i/>
                            <w:color w:val="000000"/>
                            <w:sz w:val="14"/>
                            <w:szCs w:val="14"/>
                          </w:rPr>
                          <m:t>0</m:t>
                        </m:r>
                      </m:sub>
                      <m:sup>
                        <m:r>
                          <w:rPr xmlns:w="http://schemas.openxmlformats.org/wordprocessingml/2006/main">
                            <w:rFonts w:ascii="Cambria Math" w:hAnsi="Cambria Math"/>
                            <w:i/>
                            <w:color w:val="000000"/>
                            <w:sz w:val="14"/>
                            <w:szCs w:val="14"/>
                          </w:rPr>
                          <m:t>2</m:t>
                        </m:r>
                      </m:sup>
                    </m:sSubSup>
                  </m:e>
                </m:d>
                <m:r>
                  <w:rPr xmlns:w="http://schemas.openxmlformats.org/wordprocessingml/2006/main">
                    <w:rFonts w:ascii="Cambria Math" w:hAnsi="Cambria Math"/>
                    <w:i/>
                    <w:color w:val="000000"/>
                    <w:sz w:val="14"/>
                    <w:szCs w:val="14"/>
                  </w:rPr>
                  <m:t>+</m:t>
                </m:r>
                <m:r>
                  <w:rPr xmlns:w="http://schemas.openxmlformats.org/wordprocessingml/2006/main">
                    <w:rFonts w:ascii="Cambria Math" w:hAnsi="Cambria Math"/>
                    <w:i/>
                    <w:color w:val="000000"/>
                    <w:sz w:val="14"/>
                    <w:szCs w:val="14"/>
                  </w:rPr>
                  <m:t>π</m:t>
                </m:r>
                <m:r>
                  <w:rPr xmlns:w="http://schemas.openxmlformats.org/wordprocessingml/2006/main">
                    <w:rFonts w:ascii="Cambria Math" w:hAnsi="Cambria Math"/>
                    <w:i/>
                    <w:color w:val="000000"/>
                    <w:sz w:val="14"/>
                    <w:szCs w:val="14"/>
                  </w:rPr>
                  <m:t>⋅</m:t>
                </m:r>
                <m:rad>
                  <m:radPr>
                    <m:ctrlPr>
                      <w:rPr xmlns:w="http://schemas.openxmlformats.org/wordprocessingml/2006/main">
                        <w:rFonts w:ascii="Cambria Math" w:hAnsi="Cambria Math"/>
                        <w:i/>
                        <w:color w:val="000000"/>
                        <w:sz w:val="14"/>
                        <w:szCs w:val="14"/>
                      </w:rPr>
                    </m:ctrlPr>
                    <m:degHide m:val="on"/>
                  </m:radPr>
                  <m:deg/>
                  <m:e>
                    <m:sSup>
                      <m:e>
                        <m:r>
                          <w:rPr xmlns:w="http://schemas.openxmlformats.org/wordprocessingml/2006/main">
                            <w:rFonts w:ascii="Cambria Math" w:hAnsi="Cambria Math"/>
                            <w:i/>
                            <w:color w:val="000000"/>
                            <w:sz w:val="14"/>
                            <w:szCs w:val="14"/>
                          </w:rPr>
                          <m:t>h</m:t>
                        </m:r>
                      </m:e>
                      <m:sup>
                        <m:r>
                          <w:rPr xmlns:w="http://schemas.openxmlformats.org/wordprocessingml/2006/main">
                            <w:rFonts w:ascii="Cambria Math" w:hAnsi="Cambria Math"/>
                            <w:i/>
                            <w:color w:val="000000"/>
                            <w:sz w:val="14"/>
                            <w:szCs w:val="14"/>
                          </w:rPr>
                          <m:t>2</m:t>
                        </m:r>
                      </m:sup>
                    </m:sSup>
                    <m:r>
                      <w:rPr xmlns:w="http://schemas.openxmlformats.org/wordprocessingml/2006/main">
                        <w:rFonts w:ascii="Cambria Math" w:hAnsi="Cambria Math"/>
                        <w:i/>
                        <w:color w:val="000000"/>
                        <w:sz w:val="14"/>
                        <w:szCs w:val="14"/>
                      </w:rPr>
                      <m:t>+</m:t>
                    </m:r>
                    <m:sSup>
                      <m:e>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d>
                              <m:dPr>
                                <m:ctrlPr>
                                  <w:rPr xmlns:w="http://schemas.openxmlformats.org/wordprocessingml/2006/main">
                                    <w:rFonts w:ascii="Cambria Math" w:hAnsi="Cambria Math"/>
                                    <w:i/>
                                    <w:color w:val="000000"/>
                                    <w:sz w:val="14"/>
                                    <w:szCs w:val="14"/>
                                  </w:rPr>
                                </m:ctrlPr>
                              </m:dPr>
                              <m:e>
                                <m:f>
                                  <m:fPr>
                                    <m:ctrlPr>
                                      <w:rPr xmlns:w="http://schemas.openxmlformats.org/wordprocessingml/2006/main">
                                        <w:rFonts w:ascii="Cambria Math" w:hAnsi="Cambria Math"/>
                                        <w:i/>
                                        <w:color w:val="000000"/>
                                        <w:sz w:val="14"/>
                                        <w:szCs w:val="14"/>
                                      </w:rPr>
                                    </m:ctrlPr>
                                    <m:type m:val="bar"/>
                                  </m:fPr>
                                  <m:num>
                                    <m:r>
                                      <w:rPr xmlns:w="http://schemas.openxmlformats.org/wordprocessingml/2006/main">
                                        <w:rFonts w:ascii="Cambria Math" w:hAnsi="Cambria Math"/>
                                        <w:i/>
                                        <w:color w:val="000000"/>
                                        <w:sz w:val="14"/>
                                        <w:szCs w:val="14"/>
                                      </w:rPr>
                                      <m:t>L</m:t>
                                    </m:r>
                                    <m:r>
                                      <w:rPr xmlns:w="http://schemas.openxmlformats.org/wordprocessingml/2006/main">
                                        <w:rFonts w:ascii="Cambria Math" w:hAnsi="Cambria Math"/>
                                        <w:i/>
                                        <w:color w:val="000000"/>
                                        <w:sz w:val="14"/>
                                        <w:szCs w:val="14"/>
                                      </w:rPr>
                                      <m:t>-</m:t>
                                    </m:r>
                                    <m:r>
                                      <w:rPr xmlns:w="http://schemas.openxmlformats.org/wordprocessingml/2006/main">
                                        <w:rFonts w:ascii="Cambria Math" w:hAnsi="Cambria Math"/>
                                        <w:i/>
                                        <w:color w:val="000000"/>
                                        <w:sz w:val="14"/>
                                        <w:szCs w:val="14"/>
                                      </w:rPr>
                                      <m:t>h</m:t>
                                    </m:r>
                                  </m:num>
                                  <m:den>
                                    <m:r>
                                      <w:rPr xmlns:w="http://schemas.openxmlformats.org/wordprocessingml/2006/main">
                                        <w:rFonts w:ascii="Cambria Math" w:hAnsi="Cambria Math"/>
                                        <w:i/>
                                        <w:color w:val="000000"/>
                                        <w:sz w:val="14"/>
                                        <w:szCs w:val="14"/>
                                      </w:rPr>
                                      <m:t>L</m:t>
                                    </m:r>
                                  </m:den>
                                </m:f>
                              </m:e>
                            </m:d>
                          </m:e>
                        </m:d>
                      </m:e>
                      <m:sup>
                        <m:r>
                          <w:rPr xmlns:w="http://schemas.openxmlformats.org/wordprocessingml/2006/main">
                            <w:rFonts w:ascii="Cambria Math" w:hAnsi="Cambria Math"/>
                            <w:i/>
                            <w:color w:val="000000"/>
                            <w:sz w:val="14"/>
                            <w:szCs w:val="14"/>
                          </w:rPr>
                          <m:t>2</m:t>
                        </m:r>
                      </m:sup>
                    </m:sSup>
                  </m:e>
                </m:rad>
                <m:r>
                  <w:rPr xmlns:w="http://schemas.openxmlformats.org/wordprocessingml/2006/main">
                    <w:rFonts w:ascii="Cambria Math" w:hAnsi="Cambria Math"/>
                    <w:i/>
                    <w:color w:val="000000"/>
                    <w:sz w:val="14"/>
                    <w:szCs w:val="14"/>
                  </w:rPr>
                  <m:t>⋅</m:t>
                </m:r>
                <m:d>
                  <m:dPr>
                    <m:ctrlPr>
                      <w:rPr xmlns:w="http://schemas.openxmlformats.org/wordprocessingml/2006/main">
                        <w:rFonts w:ascii="Cambria Math" w:hAnsi="Cambria Math"/>
                        <w:i/>
                        <w:color w:val="000000"/>
                        <w:sz w:val="14"/>
                        <w:szCs w:val="14"/>
                      </w:rPr>
                    </m:ctrlPr>
                  </m:dPr>
                  <m:e>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d>
                          <m:dPr>
                            <m:ctrlPr>
                              <w:rPr xmlns:w="http://schemas.openxmlformats.org/wordprocessingml/2006/main">
                                <w:rFonts w:ascii="Cambria Math" w:hAnsi="Cambria Math"/>
                                <w:i/>
                                <w:color w:val="000000"/>
                                <w:sz w:val="14"/>
                                <w:szCs w:val="14"/>
                              </w:rPr>
                            </m:ctrlPr>
                          </m:dPr>
                          <m:e>
                            <m:f>
                              <m:fPr>
                                <m:ctrlPr>
                                  <w:rPr xmlns:w="http://schemas.openxmlformats.org/wordprocessingml/2006/main">
                                    <w:rFonts w:ascii="Cambria Math" w:hAnsi="Cambria Math"/>
                                    <w:i/>
                                    <w:color w:val="000000"/>
                                    <w:sz w:val="14"/>
                                    <w:szCs w:val="14"/>
                                  </w:rPr>
                                </m:ctrlPr>
                                <m:type m:val="bar"/>
                              </m:fPr>
                              <m:num>
                                <m:r>
                                  <w:rPr xmlns:w="http://schemas.openxmlformats.org/wordprocessingml/2006/main">
                                    <w:rFonts w:ascii="Cambria Math" w:hAnsi="Cambria Math"/>
                                    <w:i/>
                                    <w:color w:val="000000"/>
                                    <w:sz w:val="14"/>
                                    <w:szCs w:val="14"/>
                                  </w:rPr>
                                  <m:t>L</m:t>
                                </m:r>
                                <m:r>
                                  <w:rPr xmlns:w="http://schemas.openxmlformats.org/wordprocessingml/2006/main">
                                    <w:rFonts w:ascii="Cambria Math" w:hAnsi="Cambria Math"/>
                                    <w:i/>
                                    <w:color w:val="000000"/>
                                    <w:sz w:val="14"/>
                                    <w:szCs w:val="14"/>
                                  </w:rPr>
                                  <m:t>-</m:t>
                                </m:r>
                                <m:r>
                                  <w:rPr xmlns:w="http://schemas.openxmlformats.org/wordprocessingml/2006/main">
                                    <w:rFonts w:ascii="Cambria Math" w:hAnsi="Cambria Math"/>
                                    <w:i/>
                                    <w:color w:val="000000"/>
                                    <w:sz w:val="14"/>
                                    <w:szCs w:val="14"/>
                                  </w:rPr>
                                  <m:t>h</m:t>
                                </m:r>
                              </m:num>
                              <m:den>
                                <m:r>
                                  <w:rPr xmlns:w="http://schemas.openxmlformats.org/wordprocessingml/2006/main">
                                    <w:rFonts w:ascii="Cambria Math" w:hAnsi="Cambria Math"/>
                                    <w:i/>
                                    <w:color w:val="000000"/>
                                    <w:sz w:val="14"/>
                                    <w:szCs w:val="14"/>
                                  </w:rPr>
                                  <m:t>L</m:t>
                                </m:r>
                              </m:den>
                            </m:f>
                          </m:e>
                        </m:d>
                      </m:e>
                    </m:d>
                    <m:r>
                      <w:rPr xmlns:w="http://schemas.openxmlformats.org/wordprocessingml/2006/main">
                        <w:rFonts w:ascii="Cambria Math" w:hAnsi="Cambria Math"/>
                        <w:i/>
                        <w:color w:val="000000"/>
                        <w:sz w:val="14"/>
                        <w:szCs w:val="14"/>
                      </w:rPr>
                      <m:t>+</m:t>
                    </m:r>
                    <m:r>
                      <w:rPr xmlns:w="http://schemas.openxmlformats.org/wordprocessingml/2006/main">
                        <w:rFonts w:ascii="Cambria Math" w:hAnsi="Cambria Math"/>
                        <w:i/>
                        <w:color w:val="000000"/>
                        <w:sz w:val="14"/>
                        <w:szCs w:val="14"/>
                      </w:rPr>
                      <m:t>r</m:t>
                    </m:r>
                  </m:e>
                </m:d>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Crimson Text Regular" w:cs="Arial Unicode MS" w:hAnsi="Crimson Text Regular"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w="12700" w14:cap="flat">
                  <w14:noFill/>
                  <w14:miter w14:lim="400000"/>
                </w14:textOutline>
                <w14:textFill>
                  <w14:solidFill>
                    <w14:srgbClr w14:val="000000"/>
                  </w14:solidFill>
                </w14:textFill>
              </w:rPr>
              <w:t>(4)</w:t>
            </w:r>
          </w:p>
        </w:tc>
      </w:tr>
    </w:tbl>
    <w:p>
      <w:pPr>
        <w:pStyle w:val="abstract"/>
        <w:ind w:firstLine="227"/>
        <w:jc w:val="lef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color w:val="000000"/>
          <w:sz w:val="20"/>
          <w:szCs w:val="20"/>
        </w:rPr>
      </w:pPr>
      <w:r>
        <w:rPr>
          <w:rFonts w:ascii="Crimson Text Regular" w:hAnsi="Crimson Text Regular"/>
          <w:sz w:val="20"/>
          <w:szCs w:val="20"/>
          <w:rtl w:val="0"/>
          <w:lang w:val="en-US"/>
        </w:rPr>
        <w:t xml:space="preserve">Where </w:t>
      </w:r>
      <m:oMath>
        <m:sSub>
          <m:e>
            <m:r>
              <w:rPr xmlns:w="http://schemas.openxmlformats.org/wordprocessingml/2006/main">
                <w:rFonts w:ascii="Cambria Math" w:hAnsi="Cambria Math"/>
                <w:i/>
                <w:color w:val="000000"/>
                <w:sz w:val="19"/>
                <w:szCs w:val="19"/>
              </w:rPr>
              <m:t>h</m:t>
            </m:r>
          </m:e>
          <m:sub>
            <m:r>
              <w:rPr xmlns:w="http://schemas.openxmlformats.org/wordprocessingml/2006/main">
                <w:rFonts w:ascii="Cambria Math" w:hAnsi="Cambria Math"/>
                <w:i/>
                <w:color w:val="000000"/>
                <w:sz w:val="19"/>
                <w:szCs w:val="19"/>
              </w:rPr>
              <m:t>1</m:t>
            </m:r>
          </m:sub>
        </m:sSub>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is the length of the skin layer and the base of the newly constructed truncated cone, </w:t>
      </w:r>
      <w:r>
        <w:rPr>
          <w:rFonts w:ascii="Crimson Text Regular" w:hAnsi="Crimson Text Regular"/>
          <w:sz w:val="20"/>
          <w:szCs w:val="20"/>
          <w:rtl w:val="0"/>
          <w:lang w:val="it-IT"/>
        </w:rPr>
        <w:t xml:space="preserve">and </w:t>
      </w:r>
      <w:r>
        <w:rPr>
          <w:rFonts w:ascii="Crimson Text Regular" w:hAnsi="Crimson Text Regular"/>
          <w:sz w:val="20"/>
          <w:szCs w:val="20"/>
          <w:rtl w:val="0"/>
          <w:lang w:val="en-US"/>
        </w:rPr>
        <w:t xml:space="preserve">where </w:t>
      </w:r>
      <m:oMath>
        <m:sSub>
          <m:e>
            <m:r>
              <w:rPr xmlns:w="http://schemas.openxmlformats.org/wordprocessingml/2006/main">
                <w:rFonts w:ascii="Cambria Math" w:hAnsi="Cambria Math"/>
                <w:i/>
                <w:color w:val="000000"/>
                <w:sz w:val="19"/>
                <w:szCs w:val="19"/>
              </w:rPr>
              <m:t>h</m:t>
            </m:r>
          </m:e>
          <m:sub>
            <m:r>
              <w:rPr xmlns:w="http://schemas.openxmlformats.org/wordprocessingml/2006/main">
                <w:rFonts w:ascii="Cambria Math" w:hAnsi="Cambria Math"/>
                <w:i/>
                <w:color w:val="000000"/>
                <w:sz w:val="19"/>
                <w:szCs w:val="19"/>
              </w:rPr>
              <m:t>2</m:t>
            </m:r>
          </m:sub>
        </m:sSub>
      </m:oMath>
      <w:r>
        <w:rPr>
          <w:rFonts w:ascii="Crimson Text Regular" w:hAnsi="Crimson Text Regular"/>
          <w:sz w:val="20"/>
          <w:szCs w:val="20"/>
          <w:rtl w:val="0"/>
          <w:lang w:val="en-US"/>
        </w:rPr>
        <w:t xml:space="preserve"> is the height of the next skin layer, while </w:t>
      </w:r>
      <m:oMath>
        <m:r>
          <w:rPr xmlns:w="http://schemas.openxmlformats.org/wordprocessingml/2006/main">
            <w:rFonts w:ascii="Cambria Math" w:hAnsi="Cambria Math"/>
            <w:i/>
            <w:color w:val="000000"/>
            <w:sz w:val="19"/>
            <w:szCs w:val="19"/>
          </w:rPr>
          <m:t>L</m:t>
        </m:r>
      </m:oMath>
      <w:r>
        <w:rPr>
          <w:rFonts w:ascii="Crimson Text Regular" w:hAnsi="Crimson Text Regular"/>
          <w:sz w:val="20"/>
          <w:szCs w:val="20"/>
          <w:rtl w:val="0"/>
          <w:lang w:val="en-US"/>
        </w:rPr>
        <w:t xml:space="preserve"> is the length of the micro needle array. While </w:t>
      </w:r>
      <m:oMath>
        <m:sSub>
          <m:e>
            <m:r>
              <w:rPr xmlns:w="http://schemas.openxmlformats.org/wordprocessingml/2006/main">
                <w:rFonts w:ascii="Cambria Math" w:hAnsi="Cambria Math"/>
                <w:i/>
                <w:color w:val="000000"/>
                <w:sz w:val="19"/>
                <w:szCs w:val="19"/>
              </w:rPr>
              <m:t>A</m:t>
            </m:r>
          </m:e>
          <m:sub>
            <m:r>
              <w:rPr xmlns:w="http://schemas.openxmlformats.org/wordprocessingml/2006/main">
                <w:rFonts w:ascii="Cambria Math" w:hAnsi="Cambria Math"/>
                <w:i/>
                <w:color w:val="000000"/>
                <w:sz w:val="19"/>
                <w:szCs w:val="19"/>
              </w:rPr>
              <m:t>c</m:t>
            </m:r>
            <m:r>
              <w:rPr xmlns:w="http://schemas.openxmlformats.org/wordprocessingml/2006/main">
                <w:rFonts w:ascii="Cambria Math" w:hAnsi="Cambria Math"/>
                <w:i/>
                <w:color w:val="000000"/>
                <w:sz w:val="19"/>
                <w:szCs w:val="19"/>
              </w:rPr>
              <m:t>o</m:t>
            </m:r>
            <m:r>
              <w:rPr xmlns:w="http://schemas.openxmlformats.org/wordprocessingml/2006/main">
                <w:rFonts w:ascii="Cambria Math" w:hAnsi="Cambria Math"/>
                <w:i/>
                <w:color w:val="000000"/>
                <w:sz w:val="19"/>
                <w:szCs w:val="19"/>
              </w:rPr>
              <m:t>n</m:t>
            </m:r>
            <m:r>
              <w:rPr xmlns:w="http://schemas.openxmlformats.org/wordprocessingml/2006/main">
                <w:rFonts w:ascii="Cambria Math" w:hAnsi="Cambria Math"/>
                <w:i/>
                <w:color w:val="000000"/>
                <w:sz w:val="19"/>
                <w:szCs w:val="19"/>
              </w:rPr>
              <m:t>t</m:t>
            </m:r>
            <m:r>
              <w:rPr xmlns:w="http://schemas.openxmlformats.org/wordprocessingml/2006/main">
                <w:rFonts w:ascii="Cambria Math" w:hAnsi="Cambria Math"/>
                <w:i/>
                <w:color w:val="000000"/>
                <w:sz w:val="19"/>
                <w:szCs w:val="19"/>
              </w:rPr>
              <m:t>a</m:t>
            </m:r>
            <m:r>
              <w:rPr xmlns:w="http://schemas.openxmlformats.org/wordprocessingml/2006/main">
                <w:rFonts w:ascii="Cambria Math" w:hAnsi="Cambria Math"/>
                <w:i/>
                <w:color w:val="000000"/>
                <w:sz w:val="19"/>
                <w:szCs w:val="19"/>
              </w:rPr>
              <m:t>c</m:t>
            </m:r>
            <m:r>
              <w:rPr xmlns:w="http://schemas.openxmlformats.org/wordprocessingml/2006/main">
                <w:rFonts w:ascii="Cambria Math" w:hAnsi="Cambria Math"/>
                <w:i/>
                <w:color w:val="000000"/>
                <w:sz w:val="19"/>
                <w:szCs w:val="19"/>
              </w:rPr>
              <m:t>t</m:t>
            </m:r>
          </m:sub>
        </m:sSub>
      </m:oMath>
      <w:r>
        <w:rPr>
          <w:rFonts w:ascii="Crimson Text Regular" w:hAnsi="Crimson Text Regular"/>
          <w:sz w:val="20"/>
          <w:szCs w:val="20"/>
          <w:rtl w:val="0"/>
          <w:lang w:val="en-US"/>
        </w:rPr>
        <w:t xml:space="preserve"> is used for the top section of the frustum, where the second radius corresponds to </w:t>
      </w:r>
      <m:oMath>
        <m:sSub>
          <m:e>
            <m:r>
              <w:rPr xmlns:w="http://schemas.openxmlformats.org/wordprocessingml/2006/main">
                <w:rFonts w:ascii="Cambria Math" w:hAnsi="Cambria Math"/>
                <w:i/>
                <w:color w:val="000000"/>
                <w:sz w:val="19"/>
                <w:szCs w:val="19"/>
              </w:rPr>
              <m:t>r</m:t>
            </m:r>
          </m:e>
          <m:sub>
            <m:r>
              <w:rPr xmlns:w="http://schemas.openxmlformats.org/wordprocessingml/2006/main">
                <w:rFonts w:ascii="Cambria Math" w:hAnsi="Cambria Math"/>
                <w:i/>
                <w:color w:val="000000"/>
                <w:sz w:val="19"/>
                <w:szCs w:val="19"/>
              </w:rPr>
              <m:t>0</m:t>
            </m:r>
          </m:sub>
        </m:sSub>
      </m:oMath>
      <w:r>
        <w:rPr>
          <w:rFonts w:ascii="Crimson Text Regular" w:hAnsi="Crimson Text Regular"/>
          <w:sz w:val="20"/>
          <w:szCs w:val="20"/>
          <w:rtl w:val="0"/>
          <w:lang w:val="en-US"/>
        </w:rPr>
        <w:t>.</w:t>
      </w:r>
    </w:p>
    <w:p>
      <w:pPr>
        <w:pStyle w:val="abstract"/>
        <w:ind w:firstLine="283"/>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While the cross-sectional areas of the portion that will later be used to calculate the areas of contact with the layers are defined as follows:</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74"/>
        <w:gridCol w:w="415"/>
      </w:tblGrid>
      <w:tr>
        <w:tblPrEx>
          <w:shd w:val="clear" w:color="auto" w:fill="d0ddef"/>
        </w:tblPrEx>
        <w:trPr>
          <w:trHeight w:val="459"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h</m:t>
                        </m:r>
                      </m:e>
                      <m:sub>
                        <m:r>
                          <w:rPr xmlns:w="http://schemas.openxmlformats.org/wordprocessingml/2006/main">
                            <w:rFonts w:ascii="Cambria Math" w:hAnsi="Cambria Math"/>
                            <w:i/>
                            <w:color w:val="000000"/>
                            <w:sz w:val="18"/>
                            <w:szCs w:val="18"/>
                          </w:rPr>
                          <m:t>1</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h</m:t>
                        </m:r>
                      </m:e>
                      <m:sub>
                        <m:r>
                          <w:rPr xmlns:w="http://schemas.openxmlformats.org/wordprocessingml/2006/main">
                            <w:rFonts w:ascii="Cambria Math" w:hAnsi="Cambria Math"/>
                            <w:i/>
                            <w:color w:val="000000"/>
                            <w:sz w:val="18"/>
                            <w:szCs w:val="18"/>
                          </w:rPr>
                          <m:t>2</m:t>
                        </m:r>
                      </m:sub>
                    </m:sSub>
                  </m:e>
                </m:d>
                <m:r>
                  <w:rPr xmlns:w="http://schemas.openxmlformats.org/wordprocessingml/2006/main">
                    <w:rFonts w:ascii="Cambria Math" w:hAnsi="Cambria Math"/>
                    <w:i/>
                    <w:color w:val="000000"/>
                    <w:sz w:val="18"/>
                    <w:szCs w:val="18"/>
                  </w:rPr>
                  <m:t>=</m:t>
                </m:r>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m:t>
                    </m:r>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h</m:t>
                                    </m:r>
                                  </m:e>
                                  <m:sub>
                                    <m:r>
                                      <w:rPr xmlns:w="http://schemas.openxmlformats.org/wordprocessingml/2006/main">
                                        <w:rFonts w:ascii="Cambria Math" w:hAnsi="Cambria Math"/>
                                        <w:i/>
                                        <w:color w:val="000000"/>
                                        <w:sz w:val="18"/>
                                        <w:szCs w:val="18"/>
                                      </w:rPr>
                                      <m:t>2</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h</m:t>
                                    </m:r>
                                  </m:e>
                                  <m:sub>
                                    <m:r>
                                      <w:rPr xmlns:w="http://schemas.openxmlformats.org/wordprocessingml/2006/main">
                                        <w:rFonts w:ascii="Cambria Math" w:hAnsi="Cambria Math"/>
                                        <w:i/>
                                        <w:color w:val="000000"/>
                                        <w:sz w:val="18"/>
                                        <w:szCs w:val="18"/>
                                      </w:rPr>
                                      <m:t>1</m:t>
                                    </m:r>
                                  </m:sub>
                                </m:sSub>
                              </m:num>
                              <m:den>
                                <m:r>
                                  <w:rPr xmlns:w="http://schemas.openxmlformats.org/wordprocessingml/2006/main">
                                    <w:rFonts w:ascii="Cambria Math" w:hAnsi="Cambria Math"/>
                                    <w:i/>
                                    <w:color w:val="000000"/>
                                    <w:sz w:val="18"/>
                                    <w:szCs w:val="18"/>
                                  </w:rPr>
                                  <m:t>L</m:t>
                                </m:r>
                              </m:den>
                            </m:f>
                          </m:e>
                        </m:d>
                      </m:e>
                    </m:d>
                    <m:r>
                      <w:rPr xmlns:w="http://schemas.openxmlformats.org/wordprocessingml/2006/main">
                        <w:rFonts w:ascii="Cambria Math" w:hAnsi="Cambria Math"/>
                        <w:i/>
                        <w:color w:val="000000"/>
                        <w:sz w:val="18"/>
                        <w:szCs w:val="18"/>
                      </w:rPr>
                      <m:t>⋅</m:t>
                    </m:r>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h</m:t>
                                    </m:r>
                                  </m:e>
                                  <m:sub>
                                    <m:r>
                                      <w:rPr xmlns:w="http://schemas.openxmlformats.org/wordprocessingml/2006/main">
                                        <w:rFonts w:ascii="Cambria Math" w:hAnsi="Cambria Math"/>
                                        <w:i/>
                                        <w:color w:val="000000"/>
                                        <w:sz w:val="18"/>
                                        <w:szCs w:val="18"/>
                                      </w:rPr>
                                      <m:t>2</m:t>
                                    </m:r>
                                  </m:sub>
                                </m:sSub>
                              </m:num>
                              <m:den>
                                <m:r>
                                  <w:rPr xmlns:w="http://schemas.openxmlformats.org/wordprocessingml/2006/main">
                                    <w:rFonts w:ascii="Cambria Math" w:hAnsi="Cambria Math"/>
                                    <w:i/>
                                    <w:color w:val="000000"/>
                                    <w:sz w:val="18"/>
                                    <w:szCs w:val="18"/>
                                  </w:rPr>
                                  <m:t>L</m:t>
                                </m:r>
                              </m:den>
                            </m:f>
                          </m:e>
                        </m:d>
                      </m:e>
                    </m:d>
                  </m:e>
                </m:d>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(5)</w:t>
            </w:r>
          </w:p>
        </w:tc>
      </w:tr>
      <w:tr>
        <w:tblPrEx>
          <w:shd w:val="clear" w:color="auto" w:fill="d0ddef"/>
        </w:tblPrEx>
        <w:trPr>
          <w:trHeight w:val="459"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color w:val="000000"/>
                <w:sz w:val="19"/>
                <w:rtl w:val="0"/>
              </w:rPr>
            </w:pPr>
            <m:oMathPara>
              <m:oMathParaPr>
                <m:jc m:val="left"/>
              </m:oMathParaPr>
              <m:oMath>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h</m:t>
                    </m:r>
                  </m:e>
                </m:d>
                <m:r>
                  <w:rPr xmlns:w="http://schemas.openxmlformats.org/wordprocessingml/2006/main">
                    <w:rFonts w:ascii="Cambria Math" w:hAnsi="Cambria Math"/>
                    <w:i/>
                    <w:color w:val="000000"/>
                    <w:sz w:val="18"/>
                    <w:szCs w:val="18"/>
                  </w:rPr>
                  <m:t>=</m:t>
                </m:r>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m:t>
                    </m:r>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h</m:t>
                                </m:r>
                              </m:num>
                              <m:den>
                                <m:r>
                                  <w:rPr xmlns:w="http://schemas.openxmlformats.org/wordprocessingml/2006/main">
                                    <w:rFonts w:ascii="Cambria Math" w:hAnsi="Cambria Math"/>
                                    <w:i/>
                                    <w:color w:val="000000"/>
                                    <w:sz w:val="18"/>
                                    <w:szCs w:val="18"/>
                                  </w:rPr>
                                  <m:t>L</m:t>
                                </m:r>
                              </m:den>
                            </m:f>
                          </m:e>
                        </m:d>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e>
                </m:d>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Crimson Text Regular" w:cs="Arial Unicode MS" w:hAnsi="Crimson Text Regular"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w="12700" w14:cap="flat">
                  <w14:noFill/>
                  <w14:miter w14:lim="400000"/>
                </w14:textOutline>
                <w14:textFill>
                  <w14:solidFill>
                    <w14:srgbClr w14:val="000000"/>
                  </w14:solidFill>
                </w14:textFill>
              </w:rPr>
              <w:t>(6)</w:t>
            </w:r>
          </w:p>
        </w:tc>
      </w:tr>
      <w:tr>
        <w:tblPrEx>
          <w:shd w:val="clear" w:color="auto" w:fill="d0ddef"/>
        </w:tblPrEx>
        <w:trPr>
          <w:trHeight w:val="335"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color w:val="000000"/>
                <w:sz w:val="19"/>
                <w:rtl w:val="0"/>
              </w:rPr>
            </w:pPr>
            <m:oMathPara>
              <m:oMathParaPr>
                <m:jc m:val="left"/>
              </m:oMathParaPr>
              <m:oMath>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i</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l</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Crimson Text Regular" w:cs="Arial Unicode MS" w:hAnsi="Crimson Text Regular"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w="12700" w14:cap="flat">
                  <w14:noFill/>
                  <w14:miter w14:lim="400000"/>
                </w14:textOutline>
                <w14:textFill>
                  <w14:solidFill>
                    <w14:srgbClr w14:val="000000"/>
                  </w14:solidFill>
                </w14:textFill>
              </w:rPr>
              <w:t>(7)</w:t>
            </w:r>
          </w:p>
        </w:tc>
      </w:tr>
    </w:tbl>
    <w:p>
      <w:pPr>
        <w:pStyle w:val="abstract"/>
        <w:ind w:firstLine="227"/>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rPr>
      </w:pPr>
    </w:p>
    <w:p>
      <w:pPr>
        <w:pStyle w:val="abstract"/>
        <w:jc w:val="left"/>
        <w:rPr>
          <w:rFonts w:ascii="Crimson Text Regular" w:cs="Crimson Text Regular" w:hAnsi="Crimson Text Regular" w:eastAsia="Crimson Text Regular"/>
          <w:sz w:val="20"/>
          <w:szCs w:val="20"/>
          <w:lang w:val="en-US"/>
        </w:rPr>
      </w:pPr>
      <w:r>
        <w:rPr>
          <w:rFonts w:ascii="Crimson Text Regular" w:hAnsi="Crimson Text Regular"/>
          <w:sz w:val="20"/>
          <w:szCs w:val="20"/>
          <w:rtl w:val="0"/>
          <w:lang w:val="it-IT"/>
        </w:rPr>
        <w:t>T</w:t>
      </w:r>
      <w:r>
        <w:rPr>
          <w:rFonts w:ascii="Crimson Text Regular" w:hAnsi="Crimson Text Regular"/>
          <w:sz w:val="20"/>
          <w:szCs w:val="20"/>
          <w:rtl w:val="0"/>
          <w:lang w:val="it-IT"/>
        </w:rPr>
        <w:t xml:space="preserve">he following table </w:t>
      </w:r>
      <w:r>
        <w:rPr>
          <w:rFonts w:ascii="Crimson Text Regular" w:hAnsi="Crimson Text Regular"/>
          <w:sz w:val="20"/>
          <w:szCs w:val="20"/>
          <w:rtl w:val="0"/>
          <w:lang w:val="en-US"/>
        </w:rPr>
        <w:t>lists</w:t>
      </w:r>
      <w:r>
        <w:rPr>
          <w:rFonts w:ascii="Crimson Text Regular" w:hAnsi="Crimson Text Regular"/>
          <w:sz w:val="20"/>
          <w:szCs w:val="20"/>
          <w:rtl w:val="0"/>
          <w:lang w:val="it-IT"/>
        </w:rPr>
        <w:t xml:space="preserve"> the constants of permittivity and resistivity of each layer</w:t>
      </w:r>
      <w:r>
        <w:rPr>
          <w:rFonts w:ascii="Crimson Text Regular" w:hAnsi="Crimson Text Regular"/>
          <w:sz w:val="20"/>
          <w:szCs w:val="20"/>
          <w:rtl w:val="0"/>
          <w:lang w:val="it-IT"/>
        </w:rPr>
        <w:t xml:space="preserve"> of </w:t>
      </w:r>
      <w:r>
        <w:rPr>
          <w:rFonts w:ascii="Crimson Text Regular" w:hAnsi="Crimson Text Regular"/>
          <w:i w:val="1"/>
          <w:iCs w:val="1"/>
          <w:sz w:val="20"/>
          <w:szCs w:val="20"/>
          <w:rtl w:val="0"/>
          <w:lang w:val="it-IT"/>
        </w:rPr>
        <w:t xml:space="preserve">Table 2, </w:t>
      </w:r>
      <w:r>
        <w:rPr>
          <w:rFonts w:ascii="Crimson Text Regular" w:hAnsi="Crimson Text Regular"/>
          <w:sz w:val="20"/>
          <w:szCs w:val="20"/>
          <w:rtl w:val="0"/>
          <w:lang w:val="it-IT"/>
        </w:rPr>
        <w:t>used in the calculations of the impedance.</w:t>
      </w:r>
    </w:p>
    <w:p>
      <w:pPr>
        <w:pStyle w:val="abstract"/>
        <w:jc w:val="lef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rPr>
      </w:pPr>
      <w:r>
        <w:rPr>
          <w:rFonts w:ascii="Crimson Text Bold" w:hAnsi="Crimson Text Bold"/>
          <w:sz w:val="20"/>
          <w:szCs w:val="20"/>
          <w:rtl w:val="0"/>
          <w:lang w:val="en-US"/>
        </w:rPr>
        <w:t xml:space="preserve">Table </w:t>
      </w:r>
      <w:r>
        <w:rPr>
          <w:rFonts w:ascii="Crimson Text Bold" w:hAnsi="Crimson Text Bold"/>
          <w:sz w:val="20"/>
          <w:szCs w:val="20"/>
          <w:rtl w:val="0"/>
          <w:lang w:val="it-IT"/>
        </w:rPr>
        <w:t>2.</w:t>
      </w:r>
      <w:r>
        <w:rPr>
          <w:rFonts w:ascii="Crimson Text Regular" w:hAnsi="Crimson Text Regular"/>
          <w:sz w:val="20"/>
          <w:szCs w:val="20"/>
          <w:rtl w:val="0"/>
          <w:lang w:val="en-US"/>
        </w:rPr>
        <w:t xml:space="preserve"> Micro-needle Array Parameters Tabl</w:t>
      </w:r>
      <w:r>
        <w:rPr>
          <w:rFonts w:ascii="Crimson Text Regular" w:hAnsi="Crimson Text Regular"/>
          <w:sz w:val="20"/>
          <w:szCs w:val="20"/>
          <w:rtl w:val="0"/>
          <w:lang w:val="it-IT"/>
        </w:rPr>
        <w:t>e [10][23][24][25]</w:t>
      </w:r>
    </w:p>
    <w:tbl>
      <w:tblPr>
        <w:tblW w:w="688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194"/>
        <w:gridCol w:w="1524"/>
        <w:gridCol w:w="1462"/>
        <w:gridCol w:w="1706"/>
      </w:tblGrid>
      <w:tr>
        <w:tblPrEx>
          <w:shd w:val="clear" w:color="auto" w:fill="d0ddef"/>
        </w:tblPrEx>
        <w:trPr>
          <w:trHeight w:val="563" w:hRule="atLeast"/>
        </w:trPr>
        <w:tc>
          <w:tcPr>
            <w:tcW w:type="dxa" w:w="2194"/>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A"/>
            </w:pPr>
            <w:r>
              <w:rPr>
                <w:rFonts w:ascii="Times New Roman" w:hAnsi="Times New Roman"/>
                <w:b w:val="1"/>
                <w:bCs w:val="1"/>
                <w:sz w:val="18"/>
                <w:szCs w:val="18"/>
                <w:shd w:val="nil" w:color="auto" w:fill="auto"/>
                <w:rtl w:val="0"/>
                <w:lang w:val="en-US"/>
              </w:rPr>
              <w:t>Layer</w:t>
            </w:r>
          </w:p>
        </w:tc>
        <w:tc>
          <w:tcPr>
            <w:tcW w:type="dxa" w:w="1523"/>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A"/>
            </w:pPr>
            <w:r>
              <w:rPr>
                <w:rFonts w:ascii="Times New Roman" w:hAnsi="Times New Roman"/>
                <w:b w:val="1"/>
                <w:bCs w:val="1"/>
                <w:sz w:val="18"/>
                <w:szCs w:val="18"/>
                <w:shd w:val="nil" w:color="auto" w:fill="auto"/>
                <w:rtl w:val="0"/>
                <w:lang w:val="it-IT"/>
              </w:rPr>
              <w:t>L (m)</w:t>
            </w:r>
          </w:p>
        </w:tc>
        <w:tc>
          <w:tcPr>
            <w:tcW w:type="dxa" w:w="1461"/>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b w:val="1"/>
                <w:bCs w:val="1"/>
                <w:sz w:val="18"/>
                <w:szCs w:val="18"/>
                <w:shd w:val="nil" w:color="auto" w:fill="auto"/>
                <w:rtl w:val="0"/>
                <w:lang w:val="en-US"/>
              </w:rPr>
              <w:t>e (Permittivity)</w:t>
            </w:r>
          </w:p>
        </w:tc>
        <w:tc>
          <w:tcPr>
            <w:tcW w:type="dxa" w:w="1706"/>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rPr>
                <w:color w:val="000000"/>
                <w:sz w:val="15"/>
              </w:rPr>
            </w:pPr>
            <m:oMath>
              <m:r>
                <w:rPr xmlns:w="http://schemas.openxmlformats.org/wordprocessingml/2006/main">
                  <w:rFonts w:ascii="Cambria Math" w:hAnsi="Cambria Math"/>
                  <w:i/>
                  <w:color w:val="000000"/>
                  <w:sz w:val="15"/>
                  <w:szCs w:val="15"/>
                </w:rPr>
                <m:t>ρ</m:t>
              </m:r>
            </m:oMath>
            <w:r>
              <w:rPr>
                <w:sz w:val="18"/>
                <w:szCs w:val="18"/>
                <w:shd w:val="nil" w:color="auto" w:fill="auto"/>
                <w:rtl w:val="0"/>
                <w:lang w:val="it-IT"/>
              </w:rPr>
              <w:t xml:space="preserve"> </w:t>
            </w:r>
            <w:r>
              <w:rPr>
                <w:b w:val="1"/>
                <w:bCs w:val="1"/>
                <w:sz w:val="18"/>
                <w:szCs w:val="18"/>
                <w:shd w:val="nil" w:color="auto" w:fill="auto"/>
                <w:rtl w:val="0"/>
                <w:lang w:val="it-IT"/>
              </w:rPr>
              <w:t xml:space="preserve">(Resistivity </w:t>
            </w:r>
            <m:oMath>
              <m:r>
                <m:rPr>
                  <m:sty m:val="p"/>
                </m:rPr>
                <w:rPr xmlns:w="http://schemas.openxmlformats.org/wordprocessingml/2006/main">
                  <w:rFonts w:ascii="Cambria Math" w:hAnsi="Cambria Math"/>
                  <w:i/>
                  <w:color w:val="000000"/>
                  <w:sz w:val="15"/>
                  <w:szCs w:val="15"/>
                </w:rPr>
                <m:t>Ω</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m:t>
              </m:r>
            </m:oMath>
            <w:r>
              <w:rPr>
                <w:b w:val="1"/>
                <w:bCs w:val="1"/>
                <w:sz w:val="18"/>
                <w:szCs w:val="18"/>
                <w:shd w:val="nil" w:color="auto" w:fill="auto"/>
                <w:rtl w:val="0"/>
                <w:lang w:val="it-IT"/>
              </w:rPr>
              <w:t>)</w:t>
            </w:r>
          </w:p>
        </w:tc>
      </w:tr>
      <w:tr>
        <w:tblPrEx>
          <w:shd w:val="clear" w:color="auto" w:fill="d0ddef"/>
        </w:tblPrEx>
        <w:trPr>
          <w:trHeight w:val="299" w:hRule="atLeast"/>
        </w:trPr>
        <w:tc>
          <w:tcPr>
            <w:tcW w:type="dxa" w:w="2194"/>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b w:val="1"/>
                <w:bCs w:val="1"/>
                <w:sz w:val="18"/>
                <w:szCs w:val="18"/>
                <w:shd w:val="nil" w:color="auto" w:fill="auto"/>
                <w:rtl w:val="0"/>
                <w:lang w:val="en-US"/>
              </w:rPr>
              <w:t>Stratum Corneum</w:t>
            </w:r>
          </w:p>
        </w:tc>
        <w:tc>
          <w:tcPr>
            <w:tcW w:type="dxa" w:w="1523"/>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1.5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5</m:t>
                    </m:r>
                  </m:sup>
                </m:sSup>
              </m:oMath>
            </m:oMathPara>
          </w:p>
        </w:tc>
        <w:tc>
          <w:tcPr>
            <w:tcW w:type="dxa" w:w="1461"/>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sz w:val="18"/>
                <w:szCs w:val="18"/>
                <w:shd w:val="nil" w:color="auto" w:fill="auto"/>
                <w:rtl w:val="0"/>
                <w:lang w:val="en-US"/>
              </w:rPr>
              <w:t>17.5</w:t>
            </w:r>
          </w:p>
        </w:tc>
        <w:tc>
          <w:tcPr>
            <w:tcW w:type="dxa" w:w="1706"/>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7</m:t>
                    </m:r>
                  </m:sup>
                </m:sSup>
              </m:oMath>
            </m:oMathPara>
          </w:p>
        </w:tc>
      </w:tr>
      <w:tr>
        <w:tblPrEx>
          <w:shd w:val="clear" w:color="auto" w:fill="d0ddef"/>
        </w:tblPrEx>
        <w:trPr>
          <w:trHeight w:val="256" w:hRule="atLeast"/>
        </w:trPr>
        <w:tc>
          <w:tcPr>
            <w:tcW w:type="dxa" w:w="2194"/>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b w:val="1"/>
                <w:bCs w:val="1"/>
                <w:sz w:val="18"/>
                <w:szCs w:val="18"/>
                <w:shd w:val="nil" w:color="auto" w:fill="auto"/>
                <w:rtl w:val="0"/>
                <w:lang w:val="en-US"/>
              </w:rPr>
              <w:t>Stratum Lucidum</w:t>
            </w:r>
          </w:p>
        </w:tc>
        <w:tc>
          <w:tcPr>
            <w:tcW w:type="dxa" w:w="1523"/>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7.5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6</m:t>
                    </m:r>
                  </m:sup>
                </m:sSup>
              </m:oMath>
            </m:oMathPara>
          </w:p>
        </w:tc>
        <w:tc>
          <w:tcPr>
            <w:tcW w:type="dxa" w:w="146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sz w:val="18"/>
                <w:szCs w:val="18"/>
                <w:shd w:val="nil" w:color="auto" w:fill="auto"/>
                <w:rtl w:val="0"/>
                <w:lang w:val="en-US"/>
              </w:rPr>
              <w:t>32.5</w:t>
            </w:r>
          </w:p>
        </w:tc>
        <w:tc>
          <w:tcPr>
            <w:tcW w:type="dxa" w:w="1706"/>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6</m:t>
                    </m:r>
                  </m:sup>
                </m:sSup>
              </m:oMath>
            </m:oMathPara>
          </w:p>
        </w:tc>
      </w:tr>
      <w:tr>
        <w:tblPrEx>
          <w:shd w:val="clear" w:color="auto" w:fill="d0ddef"/>
        </w:tblPrEx>
        <w:trPr>
          <w:trHeight w:val="256" w:hRule="atLeast"/>
        </w:trPr>
        <w:tc>
          <w:tcPr>
            <w:tcW w:type="dxa" w:w="2194"/>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b w:val="1"/>
                <w:bCs w:val="1"/>
                <w:sz w:val="18"/>
                <w:szCs w:val="18"/>
                <w:shd w:val="nil" w:color="auto" w:fill="auto"/>
                <w:rtl w:val="0"/>
                <w:lang w:val="en-US"/>
              </w:rPr>
              <w:t>Stratum Granulosum</w:t>
            </w:r>
          </w:p>
        </w:tc>
        <w:tc>
          <w:tcPr>
            <w:tcW w:type="dxa" w:w="1523"/>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1.5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5</m:t>
                    </m:r>
                  </m:sup>
                </m:sSup>
              </m:oMath>
            </m:oMathPara>
          </w:p>
        </w:tc>
        <w:tc>
          <w:tcPr>
            <w:tcW w:type="dxa" w:w="146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sz w:val="18"/>
                <w:szCs w:val="18"/>
                <w:shd w:val="nil" w:color="auto" w:fill="auto"/>
                <w:rtl w:val="0"/>
                <w:lang w:val="en-US"/>
              </w:rPr>
              <w:t>50.0</w:t>
            </w:r>
          </w:p>
        </w:tc>
        <w:tc>
          <w:tcPr>
            <w:tcW w:type="dxa" w:w="1706"/>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5</m:t>
                    </m:r>
                  </m:sup>
                </m:sSup>
              </m:oMath>
            </m:oMathPara>
          </w:p>
        </w:tc>
      </w:tr>
      <w:tr>
        <w:tblPrEx>
          <w:shd w:val="clear" w:color="auto" w:fill="d0ddef"/>
        </w:tblPrEx>
        <w:trPr>
          <w:trHeight w:val="256" w:hRule="atLeast"/>
        </w:trPr>
        <w:tc>
          <w:tcPr>
            <w:tcW w:type="dxa" w:w="2194"/>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b w:val="1"/>
                <w:bCs w:val="1"/>
                <w:sz w:val="18"/>
                <w:szCs w:val="18"/>
                <w:shd w:val="nil" w:color="auto" w:fill="auto"/>
                <w:rtl w:val="0"/>
                <w:lang w:val="en-US"/>
              </w:rPr>
              <w:t>Stratum Spinosum</w:t>
            </w:r>
          </w:p>
        </w:tc>
        <w:tc>
          <w:tcPr>
            <w:tcW w:type="dxa" w:w="1523"/>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4.5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5</m:t>
                    </m:r>
                  </m:sup>
                </m:sSup>
              </m:oMath>
            </m:oMathPara>
          </w:p>
        </w:tc>
        <w:tc>
          <w:tcPr>
            <w:tcW w:type="dxa" w:w="146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sz w:val="18"/>
                <w:szCs w:val="18"/>
                <w:shd w:val="nil" w:color="auto" w:fill="auto"/>
                <w:rtl w:val="0"/>
                <w:lang w:val="en-US"/>
              </w:rPr>
              <w:t>70.0</w:t>
            </w:r>
          </w:p>
        </w:tc>
        <w:tc>
          <w:tcPr>
            <w:tcW w:type="dxa" w:w="1706"/>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4</m:t>
                    </m:r>
                  </m:sup>
                </m:sSup>
              </m:oMath>
            </m:oMathPara>
          </w:p>
        </w:tc>
      </w:tr>
      <w:tr>
        <w:tblPrEx>
          <w:shd w:val="clear" w:color="auto" w:fill="d0ddef"/>
        </w:tblPrEx>
        <w:trPr>
          <w:trHeight w:val="256" w:hRule="atLeast"/>
        </w:trPr>
        <w:tc>
          <w:tcPr>
            <w:tcW w:type="dxa" w:w="2194"/>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b w:val="1"/>
                <w:bCs w:val="1"/>
                <w:sz w:val="18"/>
                <w:szCs w:val="18"/>
                <w:shd w:val="nil" w:color="auto" w:fill="auto"/>
                <w:rtl w:val="0"/>
                <w:lang w:val="en-US"/>
              </w:rPr>
              <w:t>Stratum Basale</w:t>
            </w:r>
          </w:p>
        </w:tc>
        <w:tc>
          <w:tcPr>
            <w:tcW w:type="dxa" w:w="1523"/>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7.5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5</m:t>
                    </m:r>
                  </m:sup>
                </m:sSup>
              </m:oMath>
            </m:oMathPara>
          </w:p>
        </w:tc>
        <w:tc>
          <w:tcPr>
            <w:tcW w:type="dxa" w:w="146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sz w:val="18"/>
                <w:szCs w:val="18"/>
                <w:shd w:val="nil" w:color="auto" w:fill="auto"/>
                <w:rtl w:val="0"/>
                <w:lang w:val="en-US"/>
              </w:rPr>
              <w:t>100.0</w:t>
            </w:r>
          </w:p>
        </w:tc>
        <w:tc>
          <w:tcPr>
            <w:tcW w:type="dxa" w:w="1706"/>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5</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3</m:t>
                    </m:r>
                  </m:sup>
                </m:sSup>
              </m:oMath>
            </m:oMathPara>
          </w:p>
        </w:tc>
      </w:tr>
      <w:tr>
        <w:tblPrEx>
          <w:shd w:val="clear" w:color="auto" w:fill="d0ddef"/>
        </w:tblPrEx>
        <w:trPr>
          <w:trHeight w:val="254" w:hRule="atLeast"/>
        </w:trPr>
        <w:tc>
          <w:tcPr>
            <w:tcW w:type="dxa" w:w="2194"/>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b w:val="1"/>
                <w:bCs w:val="1"/>
                <w:sz w:val="18"/>
                <w:szCs w:val="18"/>
                <w:shd w:val="nil" w:color="auto" w:fill="auto"/>
                <w:rtl w:val="0"/>
                <w:lang w:val="en-US"/>
              </w:rPr>
              <w:t>Gold-Platinum Alloy</w:t>
            </w:r>
          </w:p>
        </w:tc>
        <w:tc>
          <w:tcPr>
            <w:tcW w:type="dxa" w:w="1523"/>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oMath>
            </m:oMathPara>
          </w:p>
        </w:tc>
        <w:tc>
          <w:tcPr>
            <w:tcW w:type="dxa" w:w="146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oMath>
            </m:oMathPara>
          </w:p>
        </w:tc>
        <w:tc>
          <w:tcPr>
            <w:tcW w:type="dxa" w:w="1706"/>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4.48</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11</m:t>
                    </m:r>
                  </m:sup>
                </m:sSup>
              </m:oMath>
            </m:oMathPara>
          </w:p>
        </w:tc>
      </w:tr>
      <w:tr>
        <w:tblPrEx>
          <w:shd w:val="clear" w:color="auto" w:fill="d0ddef"/>
        </w:tblPrEx>
        <w:trPr>
          <w:trHeight w:val="259" w:hRule="atLeast"/>
        </w:trPr>
        <w:tc>
          <w:tcPr>
            <w:tcW w:type="dxa" w:w="2194"/>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b w:val="1"/>
                <w:bCs w:val="1"/>
                <w:sz w:val="18"/>
                <w:szCs w:val="18"/>
                <w:shd w:val="nil" w:color="auto" w:fill="auto"/>
                <w:rtl w:val="0"/>
                <w:lang w:val="en-US"/>
              </w:rPr>
              <w:t>Dermis</w:t>
            </w:r>
          </w:p>
        </w:tc>
        <w:tc>
          <w:tcPr>
            <w:tcW w:type="dxa" w:w="1523"/>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3</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3</m:t>
                    </m:r>
                  </m:sup>
                </m:sSup>
              </m:oMath>
            </m:oMathPara>
          </w:p>
        </w:tc>
        <w:tc>
          <w:tcPr>
            <w:tcW w:type="dxa" w:w="1461"/>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oMath>
            </m:oMathPara>
          </w:p>
        </w:tc>
        <w:tc>
          <w:tcPr>
            <w:tcW w:type="dxa" w:w="1706"/>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rPr>
                <w:color w:val="000000"/>
                <w:sz w:val="15"/>
              </w:rPr>
            </w:pPr>
            <m:oMathPara>
              <m:oMathParaPr>
                <m:jc m:val="left"/>
              </m:oMathParaPr>
              <m:oMath>
                <m:r>
                  <w:rPr xmlns:w="http://schemas.openxmlformats.org/wordprocessingml/2006/main">
                    <w:rFonts w:ascii="Cambria Math" w:hAnsi="Cambria Math"/>
                    <w:i/>
                    <w:color w:val="000000"/>
                    <w:sz w:val="15"/>
                    <w:szCs w:val="15"/>
                  </w:rPr>
                  <m:t>20</m:t>
                </m:r>
              </m:oMath>
            </m:oMathPara>
          </w:p>
        </w:tc>
      </w:tr>
    </w:tbl>
    <w:p>
      <w:pPr>
        <w:pStyle w:val="abstrac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Follow the functions of the impedances of the epidermis</w:t>
      </w:r>
      <w:r>
        <w:rPr>
          <w:rFonts w:ascii="Crimson Text Regular" w:hAnsi="Crimson Text Regular" w:hint="default"/>
          <w:sz w:val="20"/>
          <w:szCs w:val="20"/>
          <w:rtl w:val="0"/>
          <w:lang w:val="it-IT"/>
        </w:rPr>
        <w:t xml:space="preserve">’ </w:t>
      </w:r>
      <w:r>
        <w:rPr>
          <w:rFonts w:ascii="Crimson Text Regular" w:hAnsi="Crimson Text Regular"/>
          <w:sz w:val="20"/>
          <w:szCs w:val="20"/>
          <w:rtl w:val="0"/>
          <w:lang w:val="it-IT"/>
        </w:rPr>
        <w:t>layers. As there i</w:t>
      </w:r>
      <w:r>
        <w:rPr>
          <w:rFonts w:ascii="Crimson Text Regular" w:hAnsi="Crimson Text Regular"/>
          <w:sz w:val="20"/>
          <w:szCs w:val="20"/>
          <w:rtl w:val="0"/>
          <w:lang w:val="en-US"/>
        </w:rPr>
        <w:t xml:space="preserve">s no inductive reactance on the </w:t>
      </w:r>
      <w:r>
        <w:rPr>
          <w:rFonts w:ascii="Crimson Text Regular" w:hAnsi="Crimson Text Regular"/>
          <w:i w:val="1"/>
          <w:iCs w:val="1"/>
          <w:sz w:val="20"/>
          <w:szCs w:val="20"/>
          <w:rtl w:val="0"/>
          <w:lang w:val="de-DE"/>
        </w:rPr>
        <w:t>Stratum Corneum</w:t>
      </w:r>
      <w:r>
        <w:rPr>
          <w:rFonts w:ascii="Crimson Text Regular" w:hAnsi="Crimson Text Regular"/>
          <w:sz w:val="20"/>
          <w:szCs w:val="20"/>
          <w:rtl w:val="0"/>
          <w:lang w:val="en-US"/>
        </w:rPr>
        <w:t xml:space="preserve"> and the epidermis, the following formula can be considered to calculate </w:t>
      </w:r>
      <w:r>
        <w:rPr>
          <w:rFonts w:ascii="Crimson Text Regular" w:hAnsi="Crimson Text Regular"/>
          <w:sz w:val="20"/>
          <w:szCs w:val="20"/>
          <w:rtl w:val="0"/>
          <w:lang w:val="it-IT"/>
        </w:rPr>
        <w:t>its</w:t>
      </w:r>
      <w:r>
        <w:rPr>
          <w:rFonts w:ascii="Crimson Text Regular" w:hAnsi="Crimson Text Regular"/>
          <w:sz w:val="20"/>
          <w:szCs w:val="20"/>
          <w:rtl w:val="0"/>
          <w:lang w:val="it-IT"/>
        </w:rPr>
        <w:t xml:space="preserve"> impedance:</w:t>
      </w:r>
      <w:r>
        <w:rPr>
          <w:rFonts w:ascii="Crimson Text Regular" w:hAnsi="Crimson Text Regular"/>
          <w:sz w:val="20"/>
          <w:szCs w:val="20"/>
          <w:rtl w:val="0"/>
          <w:lang w:val="it-IT"/>
        </w:rPr>
        <w:t xml:space="preserve"> </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74"/>
        <w:gridCol w:w="415"/>
      </w:tblGrid>
      <w:tr>
        <w:tblPrEx>
          <w:shd w:val="clear" w:color="auto" w:fill="d0ddef"/>
        </w:tblPrEx>
        <w:trPr>
          <w:trHeight w:val="357"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r>
                  <w:rPr xmlns:w="http://schemas.openxmlformats.org/wordprocessingml/2006/main">
                    <w:rFonts w:ascii="Cambria Math" w:hAnsi="Cambria Math"/>
                    <w:i/>
                    <w:color w:val="000000"/>
                    <w:sz w:val="18"/>
                    <w:szCs w:val="18"/>
                  </w:rPr>
                  <m:t>Z</m:t>
                </m:r>
                <m:r>
                  <w:rPr xmlns:w="http://schemas.openxmlformats.org/wordprocessingml/2006/main">
                    <w:rFonts w:ascii="Cambria Math" w:hAnsi="Cambria Math"/>
                    <w:i/>
                    <w:color w:val="000000"/>
                    <w:sz w:val="18"/>
                    <w:szCs w:val="18"/>
                  </w:rPr>
                  <m:t>=</m:t>
                </m:r>
                <m:rad>
                  <m:radPr>
                    <m:ctrlPr>
                      <w:rPr xmlns:w="http://schemas.openxmlformats.org/wordprocessingml/2006/main">
                        <w:rFonts w:ascii="Cambria Math" w:hAnsi="Cambria Math"/>
                        <w:i/>
                        <w:color w:val="000000"/>
                        <w:sz w:val="18"/>
                        <w:szCs w:val="18"/>
                      </w:rPr>
                    </m:ctrlPr>
                    <m:degHide m:val="on"/>
                  </m:radPr>
                  <m:deg/>
                  <m:e>
                    <m:sSup>
                      <m:e>
                        <m:r>
                          <w:rPr xmlns:w="http://schemas.openxmlformats.org/wordprocessingml/2006/main">
                            <w:rFonts w:ascii="Cambria Math" w:hAnsi="Cambria Math"/>
                            <w:i/>
                            <w:color w:val="000000"/>
                            <w:sz w:val="18"/>
                            <w:szCs w:val="18"/>
                          </w:rPr>
                          <m:t>R</m:t>
                        </m:r>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sSubSup>
                      <m:e>
                        <m:r>
                          <w:rPr xmlns:w="http://schemas.openxmlformats.org/wordprocessingml/2006/main">
                            <w:rFonts w:ascii="Cambria Math" w:hAnsi="Cambria Math"/>
                            <w:i/>
                            <w:color w:val="000000"/>
                            <w:sz w:val="18"/>
                            <w:szCs w:val="18"/>
                          </w:rPr>
                          <m:t>X</m:t>
                        </m:r>
                      </m:e>
                      <m:sub>
                        <m:r>
                          <w:rPr xmlns:w="http://schemas.openxmlformats.org/wordprocessingml/2006/main">
                            <w:rFonts w:ascii="Cambria Math" w:hAnsi="Cambria Math"/>
                            <w:i/>
                            <w:color w:val="000000"/>
                            <w:sz w:val="18"/>
                            <w:szCs w:val="18"/>
                          </w:rPr>
                          <m:t>C</m:t>
                        </m:r>
                      </m:sub>
                      <m:sup>
                        <m:r>
                          <w:rPr xmlns:w="http://schemas.openxmlformats.org/wordprocessingml/2006/main">
                            <w:rFonts w:ascii="Cambria Math" w:hAnsi="Cambria Math"/>
                            <w:i/>
                            <w:color w:val="000000"/>
                            <w:sz w:val="18"/>
                            <w:szCs w:val="18"/>
                          </w:rPr>
                          <m:t>2</m:t>
                        </m:r>
                      </m:sup>
                    </m:sSubSup>
                  </m:e>
                </m:rad>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(8)</w:t>
            </w:r>
          </w:p>
        </w:tc>
      </w:tr>
    </w:tbl>
    <w:p>
      <w:pPr>
        <w:pStyle w:val="abstract"/>
        <w:ind w:firstLine="227"/>
        <w:rPr>
          <w:rFonts w:ascii="Crimson Text Regular" w:cs="Crimson Text Regular" w:hAnsi="Crimson Text Regular" w:eastAsia="Crimson Text Regular"/>
        </w:rPr>
      </w:pPr>
    </w:p>
    <w:p>
      <w:pPr>
        <w:pStyle w:val="abstract"/>
        <w:jc w:val="lef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The total impedance of the </w:t>
      </w:r>
      <w:r>
        <w:rPr>
          <w:rFonts w:ascii="Crimson Text Regular" w:hAnsi="Crimson Text Regular"/>
          <w:i w:val="1"/>
          <w:iCs w:val="1"/>
          <w:sz w:val="20"/>
          <w:szCs w:val="20"/>
          <w:rtl w:val="0"/>
          <w:lang w:val="de-DE"/>
        </w:rPr>
        <w:t>Stratum Corneum</w:t>
      </w:r>
      <w:r>
        <w:rPr>
          <w:rFonts w:ascii="Crimson Text Regular" w:hAnsi="Crimson Text Regular"/>
          <w:sz w:val="20"/>
          <w:szCs w:val="20"/>
          <w:rtl w:val="0"/>
          <w:lang w:val="en-US"/>
        </w:rPr>
        <w:t xml:space="preserve"> is given by:</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74"/>
        <w:gridCol w:w="415"/>
      </w:tblGrid>
      <w:tr>
        <w:tblPrEx>
          <w:shd w:val="clear" w:color="auto" w:fill="d0ddef"/>
        </w:tblPrEx>
        <w:trPr>
          <w:trHeight w:val="1037" w:hRule="atLeast"/>
        </w:trPr>
        <w:tc>
          <w:tcPr>
            <w:tcW w:type="dxa" w:w="6474"/>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ad>
                      <m:radPr>
                        <m:ctrlPr>
                          <w:rPr xmlns:w="http://schemas.openxmlformats.org/wordprocessingml/2006/main">
                            <w:rFonts w:ascii="Cambria Math" w:hAnsi="Cambria Math"/>
                            <w:i/>
                            <w:color w:val="000000"/>
                            <w:sz w:val="18"/>
                            <w:szCs w:val="18"/>
                          </w:rPr>
                        </m:ctrlPr>
                        <m:degHide m:val="on"/>
                      </m:radPr>
                      <m:deg/>
                      <m:e>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ρ</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num>
                                  <m:den>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0,</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e>
                                    </m:d>
                                  </m:den>
                                </m:f>
                              </m:e>
                            </m:d>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
                                      <w:rPr xmlns:w="http://schemas.openxmlformats.org/wordprocessingml/2006/main">
                                        <w:rFonts w:ascii="Cambria Math" w:hAnsi="Cambria Math"/>
                                        <w:i/>
                                        <w:color w:val="000000"/>
                                        <w:sz w:val="18"/>
                                        <w:szCs w:val="18"/>
                                      </w:rPr>
                                      <m:t>2</m:t>
                                    </m:r>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f</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C</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t</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t</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0,</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e>
                                    </m:d>
                                  </m:den>
                                </m:f>
                              </m:e>
                            </m:d>
                          </m:e>
                          <m:sup>
                            <m:r>
                              <w:rPr xmlns:w="http://schemas.openxmlformats.org/wordprocessingml/2006/main">
                                <w:rFonts w:ascii="Cambria Math" w:hAnsi="Cambria Math"/>
                                <w:i/>
                                <w:color w:val="000000"/>
                                <w:sz w:val="18"/>
                                <w:szCs w:val="18"/>
                              </w:rPr>
                              <m:t>2</m:t>
                            </m:r>
                          </m:sup>
                        </m:sSup>
                      </m:e>
                    </m:rad>
                  </m:den>
                </m:f>
              </m:oMath>
            </m:oMathPara>
          </w:p>
        </w:tc>
        <w:tc>
          <w:tcPr>
            <w:tcW w:type="dxa" w:w="414"/>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(9)</w:t>
            </w:r>
          </w:p>
        </w:tc>
      </w:tr>
    </w:tbl>
    <w:p>
      <w:pPr>
        <w:pStyle w:val="abstract"/>
        <w:ind w:firstLine="227"/>
        <w:jc w:val="left"/>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Where:</w:t>
      </w:r>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
        <m:sSub>
          <m:e>
            <m:r>
              <w:rPr xmlns:w="http://schemas.openxmlformats.org/wordprocessingml/2006/main">
                <w:rFonts w:ascii="Cambria Math" w:hAnsi="Cambria Math"/>
                <w:i/>
                <w:color w:val="000000"/>
                <w:sz w:val="16"/>
                <w:szCs w:val="16"/>
              </w:rPr>
              <m:t>ρ</m:t>
            </m:r>
          </m:e>
          <m:sub>
            <m:r>
              <w:rPr xmlns:w="http://schemas.openxmlformats.org/wordprocessingml/2006/main">
                <w:rFonts w:ascii="Cambria Math" w:hAnsi="Cambria Math"/>
                <w:i/>
                <w:color w:val="000000"/>
                <w:sz w:val="16"/>
                <w:szCs w:val="16"/>
              </w:rPr>
              <m:t>S</m:t>
            </m:r>
            <m:r>
              <w:rPr xmlns:w="http://schemas.openxmlformats.org/wordprocessingml/2006/main">
                <w:rFonts w:ascii="Cambria Math" w:hAnsi="Cambria Math"/>
                <w:i/>
                <w:color w:val="000000"/>
                <w:sz w:val="16"/>
                <w:szCs w:val="16"/>
              </w:rPr>
              <m:t>C</m:t>
            </m:r>
          </m:sub>
        </m:sSub>
      </m:oMath>
      <w:r>
        <w:rPr>
          <w:rFonts w:ascii="Crimson Text Regular" w:hAnsi="Crimson Text Regular"/>
          <w:sz w:val="20"/>
          <w:szCs w:val="20"/>
          <w:rtl w:val="0"/>
          <w:lang w:val="it-IT"/>
        </w:rPr>
        <w:t xml:space="preserve"> : </w:t>
      </w:r>
      <w:r>
        <w:rPr>
          <w:rFonts w:ascii="Crimson Text Regular" w:hAnsi="Crimson Text Regular"/>
          <w:sz w:val="20"/>
          <w:szCs w:val="20"/>
          <w:rtl w:val="0"/>
          <w:lang w:val="en-US"/>
        </w:rPr>
        <w:t>Resistivity of the Stratum Corneum.</w:t>
      </w:r>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
        <m:sSub>
          <m:e>
            <m:r>
              <w:rPr xmlns:w="http://schemas.openxmlformats.org/wordprocessingml/2006/main">
                <w:rFonts w:ascii="Cambria Math" w:hAnsi="Cambria Math"/>
                <w:i/>
                <w:color w:val="000000"/>
                <w:sz w:val="16"/>
                <w:szCs w:val="16"/>
              </w:rPr>
              <m:t>C</m:t>
            </m:r>
          </m:e>
          <m:sub>
            <m:r>
              <m:rPr>
                <m:nor/>
              </m:rPr>
              <w:rPr xmlns:w="http://schemas.openxmlformats.org/wordprocessingml/2006/main">
                <w:rFonts w:ascii="Cambria Math" w:hAnsi="Cambria Math"/>
                <w:i/>
                <w:color w:val="000000"/>
                <w:sz w:val="16"/>
                <w:szCs w:val="16"/>
              </w:rPr>
              <m:t>SG</m:t>
            </m:r>
          </m:sub>
        </m:sSub>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Capacitance of the Stratum Germinativum, </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typically</w:t>
      </w:r>
      <w:r>
        <w:rPr>
          <w:rFonts w:ascii="Crimson Text Regular" w:hAnsi="Crimson Text Regular"/>
          <w:sz w:val="20"/>
          <w:szCs w:val="20"/>
          <w:rtl w:val="0"/>
          <w:lang w:val="it-IT"/>
        </w:rPr>
        <w:t xml:space="preserve"> </w:t>
      </w:r>
      <m:oMath>
        <m:r>
          <w:rPr xmlns:w="http://schemas.openxmlformats.org/wordprocessingml/2006/main">
            <w:rFonts w:ascii="Cambria Math" w:hAnsi="Cambria Math"/>
            <w:i/>
            <w:color w:val="000000"/>
            <w:sz w:val="16"/>
            <w:szCs w:val="16"/>
          </w:rPr>
          <m:t>1</m:t>
        </m:r>
        <m:r>
          <w:rPr xmlns:w="http://schemas.openxmlformats.org/wordprocessingml/2006/main">
            <w:rFonts w:ascii="Cambria Math" w:hAnsi="Cambria Math"/>
            <w:i/>
            <w:color w:val="000000"/>
            <w:sz w:val="16"/>
            <w:szCs w:val="16"/>
          </w:rPr>
          <m:t>μ</m:t>
        </m:r>
        <m:sSup>
          <m:e>
            <m:r>
              <m:rPr>
                <m:nor/>
              </m:rPr>
              <w:rPr xmlns:w="http://schemas.openxmlformats.org/wordprocessingml/2006/main">
                <w:rFonts w:ascii="Cambria Math" w:hAnsi="Cambria Math"/>
                <w:i/>
                <w:color w:val="000000"/>
                <w:sz w:val="16"/>
                <w:szCs w:val="16"/>
              </w:rPr>
              <m:t>F/cm</m:t>
            </m:r>
          </m:e>
          <m:sup>
            <m:r>
              <w:rPr xmlns:w="http://schemas.openxmlformats.org/wordprocessingml/2006/main">
                <w:rFonts w:ascii="Cambria Math" w:hAnsi="Cambria Math"/>
                <w:i/>
                <w:color w:val="000000"/>
                <w:sz w:val="16"/>
                <w:szCs w:val="16"/>
              </w:rPr>
              <m:t>2</m:t>
            </m:r>
          </m:sup>
        </m:sSup>
      </m:oMath>
      <w:r>
        <w:rPr>
          <w:rFonts w:ascii="Crimson Text Regular" w:hAnsi="Crimson Text Regular"/>
          <w:sz w:val="20"/>
          <w:szCs w:val="20"/>
          <w:rtl w:val="0"/>
          <w:lang w:val="it-IT"/>
        </w:rPr>
        <w:t>.</w:t>
      </w:r>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
        <m:r>
          <w:rPr xmlns:w="http://schemas.openxmlformats.org/wordprocessingml/2006/main">
            <w:rFonts w:ascii="Cambria Math" w:hAnsi="Cambria Math"/>
            <w:i/>
            <w:color w:val="000000"/>
            <w:sz w:val="16"/>
            <w:szCs w:val="16"/>
          </w:rPr>
          <m:t>f</m:t>
        </m:r>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Frequency of the EEG waves, thus being for </w:t>
      </w:r>
      <w:r>
        <w:rPr>
          <w:rFonts w:ascii="Crimson Text Regular" w:hAnsi="Crimson Text Regular"/>
          <w:sz w:val="20"/>
          <w:szCs w:val="20"/>
          <w:rtl w:val="0"/>
          <w:lang w:val="it-IT"/>
        </w:rPr>
        <w:t>an</w:t>
      </w:r>
      <w:r>
        <w:rPr>
          <w:rFonts w:ascii="Crimson Text Regular" w:hAnsi="Crimson Text Regular"/>
          <w:sz w:val="20"/>
          <w:szCs w:val="20"/>
          <w:rtl w:val="0"/>
          <w:lang w:val="en-US"/>
        </w:rPr>
        <w:t xml:space="preserve"> active mind state</w:t>
      </w:r>
      <w:r>
        <w:rPr>
          <w:rFonts w:ascii="Crimson Text Regular" w:hAnsi="Crimson Text Regular"/>
          <w:sz w:val="20"/>
          <w:szCs w:val="20"/>
          <w:rtl w:val="0"/>
          <w:lang w:val="it-IT"/>
        </w:rPr>
        <w:t xml:space="preserve"> between</w:t>
      </w:r>
      <w:r>
        <w:rPr>
          <w:rFonts w:ascii="Crimson Text Regular" w:hAnsi="Crimson Text Regular"/>
          <w:sz w:val="20"/>
          <w:szCs w:val="20"/>
          <w:rtl w:val="0"/>
          <w:lang w:val="en-US"/>
        </w:rPr>
        <w:t xml:space="preserve"> 8-30</w:t>
      </w:r>
      <w:r>
        <w:rPr>
          <w:rFonts w:ascii="Crimson Text Regular" w:hAnsi="Crimson Text Regular"/>
          <w:sz w:val="20"/>
          <w:szCs w:val="20"/>
          <w:rtl w:val="0"/>
          <w:lang w:val="it-IT"/>
        </w:rPr>
        <w:t>Hz</w:t>
      </w:r>
      <w:r>
        <w:rPr>
          <w:rFonts w:ascii="Crimson Text Regular" w:hAnsi="Crimson Text Regular"/>
          <w:sz w:val="20"/>
          <w:szCs w:val="20"/>
          <w:rtl w:val="0"/>
          <w:lang w:val="en-US"/>
        </w:rPr>
        <w:t>, the mean is used</w:t>
      </w:r>
      <w:r>
        <w:rPr>
          <w:rFonts w:ascii="Crimson Text Regular" w:hAnsi="Crimson Text Regular"/>
          <w:sz w:val="20"/>
          <w:szCs w:val="20"/>
          <w:rtl w:val="0"/>
          <w:lang w:val="it-IT"/>
        </w:rPr>
        <w:t xml:space="preserve"> </w:t>
      </w:r>
      <m:oMath>
        <m:r>
          <w:rPr xmlns:w="http://schemas.openxmlformats.org/wordprocessingml/2006/main">
            <w:rFonts w:ascii="Cambria Math" w:hAnsi="Cambria Math"/>
            <w:i/>
            <w:color w:val="000000"/>
            <w:sz w:val="16"/>
            <w:szCs w:val="16"/>
          </w:rPr>
          <m:t>21</m:t>
        </m:r>
        <m:r>
          <m:rPr>
            <m:nor/>
          </m:rPr>
          <w:rPr xmlns:w="http://schemas.openxmlformats.org/wordprocessingml/2006/main">
            <w:rFonts w:ascii="Cambria Math" w:hAnsi="Cambria Math"/>
            <w:i/>
            <w:color w:val="000000"/>
            <w:sz w:val="16"/>
            <w:szCs w:val="16"/>
          </w:rPr>
          <m:t>Hz</m:t>
        </m:r>
      </m:oMath>
      <w:r>
        <w:rPr>
          <w:rFonts w:ascii="Crimson Text Regular" w:hAnsi="Crimson Text Regular"/>
          <w:sz w:val="20"/>
          <w:szCs w:val="20"/>
          <w:rtl w:val="0"/>
          <w:lang w:val="it-IT"/>
        </w:rPr>
        <w:t>.</w:t>
      </w:r>
    </w:p>
    <w:p>
      <w:pPr>
        <w:pStyle w:val="abstract"/>
        <w:ind w:firstLine="227"/>
        <w:jc w:val="lef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rPr>
      </w:pPr>
      <w:r>
        <w:rPr>
          <w:rFonts w:ascii="Crimson Text Regular" w:hAnsi="Crimson Text Regular"/>
          <w:i w:val="1"/>
          <w:iCs w:val="1"/>
          <w:sz w:val="20"/>
          <w:szCs w:val="20"/>
          <w:rtl w:val="0"/>
          <w:lang w:val="it-IT"/>
        </w:rPr>
        <w:t>Stratum Lucidum</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1037"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ad>
                      <m:radPr>
                        <m:ctrlPr>
                          <w:rPr xmlns:w="http://schemas.openxmlformats.org/wordprocessingml/2006/main">
                            <w:rFonts w:ascii="Cambria Math" w:hAnsi="Cambria Math"/>
                            <w:i/>
                            <w:color w:val="000000"/>
                            <w:sz w:val="18"/>
                            <w:szCs w:val="18"/>
                          </w:rPr>
                        </m:ctrlPr>
                        <m:degHide m:val="on"/>
                      </m:radPr>
                      <m:deg/>
                      <m:e>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ρ</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num>
                                  <m:den>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e>
                                    </m:d>
                                  </m:den>
                                </m:f>
                              </m:e>
                            </m:d>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
                                      <w:rPr xmlns:w="http://schemas.openxmlformats.org/wordprocessingml/2006/main">
                                        <w:rFonts w:ascii="Cambria Math" w:hAnsi="Cambria Math"/>
                                        <w:i/>
                                        <w:color w:val="000000"/>
                                        <w:sz w:val="18"/>
                                        <w:szCs w:val="18"/>
                                      </w:rPr>
                                      <m:t>2</m:t>
                                    </m:r>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f</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C</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t</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t</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C</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e>
                                    </m:d>
                                  </m:den>
                                </m:f>
                              </m:e>
                            </m:d>
                          </m:e>
                          <m:sup>
                            <m:r>
                              <w:rPr xmlns:w="http://schemas.openxmlformats.org/wordprocessingml/2006/main">
                                <w:rFonts w:ascii="Cambria Math" w:hAnsi="Cambria Math"/>
                                <w:i/>
                                <w:color w:val="000000"/>
                                <w:sz w:val="18"/>
                                <w:szCs w:val="18"/>
                              </w:rPr>
                              <m:t>2</m:t>
                            </m:r>
                          </m:sup>
                        </m:sSup>
                      </m:e>
                    </m:rad>
                  </m:den>
                </m:f>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(10)</w:t>
            </w:r>
          </w:p>
        </w:tc>
      </w:tr>
    </w:tbl>
    <w:p>
      <w:pPr>
        <w:pStyle w:val="equation"/>
        <w:tabs>
          <w:tab w:val="right" w:pos="6892"/>
          <w:tab w:val="clear" w:pos="6917"/>
        </w:tabs>
        <w:jc w:val="left"/>
        <w:rPr>
          <w:rFonts w:ascii="Crimson Text Regular" w:cs="Crimson Text Regular" w:hAnsi="Crimson Text Regular" w:eastAsia="Crimson Text Regular"/>
          <w:sz w:val="19"/>
          <w:szCs w:val="19"/>
        </w:rPr>
      </w:pPr>
    </w:p>
    <w:p>
      <w:pPr>
        <w:pStyle w:val="abstract"/>
        <w:ind w:firstLine="227"/>
        <w:jc w:val="center"/>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sz w:val="20"/>
          <w:szCs w:val="20"/>
        </w:rPr>
      </w:pPr>
      <w:r>
        <w:rPr>
          <w:rFonts w:ascii="Crimson Text Regular" w:hAnsi="Crimson Text Regular"/>
          <w:i w:val="1"/>
          <w:iCs w:val="1"/>
          <w:sz w:val="20"/>
          <w:szCs w:val="20"/>
          <w:rtl w:val="0"/>
        </w:rPr>
        <w:t>Stratum Granulosum</w:t>
      </w:r>
      <w:r>
        <w:rPr>
          <w:rFonts w:ascii="Crimson Text Regular" w:hAnsi="Crimson Text Regular"/>
          <w:sz w:val="20"/>
          <w:szCs w:val="20"/>
          <w:rtl w:val="0"/>
        </w:rPr>
        <w:t>:</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1037"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ad>
                      <m:radPr>
                        <m:ctrlPr>
                          <w:rPr xmlns:w="http://schemas.openxmlformats.org/wordprocessingml/2006/main">
                            <w:rFonts w:ascii="Cambria Math" w:hAnsi="Cambria Math"/>
                            <w:i/>
                            <w:color w:val="000000"/>
                            <w:sz w:val="18"/>
                            <w:szCs w:val="18"/>
                          </w:rPr>
                        </m:ctrlPr>
                        <m:degHide m:val="on"/>
                      </m:radPr>
                      <m:deg/>
                      <m:e>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ρ</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num>
                                  <m:den>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e>
                                    </m:d>
                                  </m:den>
                                </m:f>
                              </m:e>
                            </m:d>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
                                      <w:rPr xmlns:w="http://schemas.openxmlformats.org/wordprocessingml/2006/main">
                                        <w:rFonts w:ascii="Cambria Math" w:hAnsi="Cambria Math"/>
                                        <w:i/>
                                        <w:color w:val="000000"/>
                                        <w:sz w:val="18"/>
                                        <w:szCs w:val="18"/>
                                      </w:rPr>
                                      <m:t>2</m:t>
                                    </m:r>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f</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C</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t</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t</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e>
                                    </m:d>
                                  </m:den>
                                </m:f>
                              </m:e>
                            </m:d>
                          </m:e>
                          <m:sup>
                            <m:r>
                              <w:rPr xmlns:w="http://schemas.openxmlformats.org/wordprocessingml/2006/main">
                                <w:rFonts w:ascii="Cambria Math" w:hAnsi="Cambria Math"/>
                                <w:i/>
                                <w:color w:val="000000"/>
                                <w:sz w:val="18"/>
                                <w:szCs w:val="18"/>
                              </w:rPr>
                              <m:t>2</m:t>
                            </m:r>
                          </m:sup>
                        </m:sSup>
                      </m:e>
                    </m:rad>
                  </m:den>
                </m:f>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(11)</w:t>
            </w:r>
          </w:p>
        </w:tc>
      </w:tr>
    </w:tbl>
    <w:p>
      <w:pPr>
        <w:pStyle w:val="abstract"/>
        <w:ind w:firstLine="227"/>
        <w:jc w:val="left"/>
        <w:rPr>
          <w:rFonts w:ascii="Crimson Text Regular" w:cs="Crimson Text Regular" w:hAnsi="Crimson Text Regular" w:eastAsia="Crimson Text Regular"/>
          <w:sz w:val="19"/>
          <w:szCs w:val="19"/>
        </w:rPr>
      </w:pPr>
    </w:p>
    <w:p>
      <w:pPr>
        <w:pStyle w:val="abstract"/>
        <w:ind w:firstLine="227"/>
        <w:jc w:val="center"/>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sz w:val="20"/>
          <w:szCs w:val="20"/>
        </w:rPr>
      </w:pPr>
      <w:r>
        <w:rPr>
          <w:rFonts w:ascii="Crimson Text Regular" w:hAnsi="Crimson Text Regular"/>
          <w:i w:val="1"/>
          <w:iCs w:val="1"/>
          <w:sz w:val="20"/>
          <w:szCs w:val="20"/>
          <w:rtl w:val="0"/>
        </w:rPr>
        <w:t>Stratum Spinosum</w:t>
      </w:r>
      <w:r>
        <w:rPr>
          <w:rFonts w:ascii="Crimson Text Regular" w:hAnsi="Crimson Text Regular"/>
          <w:sz w:val="20"/>
          <w:szCs w:val="20"/>
          <w:rtl w:val="0"/>
        </w:rPr>
        <w:t>:</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1037"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ad>
                      <m:radPr>
                        <m:ctrlPr>
                          <w:rPr xmlns:w="http://schemas.openxmlformats.org/wordprocessingml/2006/main">
                            <w:rFonts w:ascii="Cambria Math" w:hAnsi="Cambria Math"/>
                            <w:i/>
                            <w:color w:val="000000"/>
                            <w:sz w:val="18"/>
                            <w:szCs w:val="18"/>
                          </w:rPr>
                        </m:ctrlPr>
                        <m:degHide m:val="on"/>
                      </m:radPr>
                      <m:deg/>
                      <m:e>
                        <m:r>
                          <w:rPr xmlns:w="http://schemas.openxmlformats.org/wordprocessingml/2006/main">
                            <w:rFonts w:ascii="Cambria Math" w:hAnsi="Cambria Math"/>
                            <w:i/>
                            <w:color w:val="000000"/>
                            <w:sz w:val="18"/>
                            <w:szCs w:val="18"/>
                          </w:rPr>
                          <m:t>(</m:t>
                        </m:r>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ρ</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num>
                                  <m:den>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e>
                                    </m:d>
                                  </m:den>
                                </m:f>
                              </m:e>
                            </m:d>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sSup>
                          <m:e>
                            <m:d>
                              <m:dPr>
                                <m:ctrlPr>
                                  <w:rPr xmlns:w="http://schemas.openxmlformats.org/wordprocessingml/2006/main">
                                    <w:rFonts w:ascii="Cambria Math" w:hAnsi="Cambria Math"/>
                                    <w:i/>
                                    <w:color w:val="000000"/>
                                    <w:sz w:val="18"/>
                                    <w:szCs w:val="18"/>
                                  </w:rPr>
                                </m:ctrlPr>
                              </m:dPr>
                              <m:e>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
                                      <w:rPr xmlns:w="http://schemas.openxmlformats.org/wordprocessingml/2006/main">
                                        <w:rFonts w:ascii="Cambria Math" w:hAnsi="Cambria Math"/>
                                        <w:i/>
                                        <w:color w:val="000000"/>
                                        <w:sz w:val="18"/>
                                        <w:szCs w:val="18"/>
                                      </w:rPr>
                                      <m:t>2</m:t>
                                    </m:r>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f</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C</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t</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t</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G</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S</m:t>
                                            </m:r>
                                            <m:r>
                                              <w:rPr xmlns:w="http://schemas.openxmlformats.org/wordprocessingml/2006/main">
                                                <w:rFonts w:ascii="Cambria Math" w:hAnsi="Cambria Math"/>
                                                <w:i/>
                                                <w:color w:val="000000"/>
                                                <w:sz w:val="18"/>
                                                <w:szCs w:val="18"/>
                                              </w:rPr>
                                              <m:t>S</m:t>
                                            </m:r>
                                          </m:sub>
                                        </m:sSub>
                                      </m:e>
                                    </m:d>
                                  </m:den>
                                </m:f>
                              </m:e>
                            </m:d>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e>
                    </m:rad>
                  </m:den>
                </m:f>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(12)</w:t>
            </w:r>
          </w:p>
        </w:tc>
      </w:tr>
    </w:tbl>
    <w:p>
      <w:pPr>
        <w:pStyle w:val="abstract"/>
        <w:ind w:firstLine="227"/>
        <w:jc w:val="left"/>
        <w:rPr>
          <w:rFonts w:ascii="Crimson Text Regular" w:cs="Crimson Text Regular" w:hAnsi="Crimson Text Regular" w:eastAsia="Crimson Text Regular"/>
          <w:sz w:val="19"/>
          <w:szCs w:val="19"/>
        </w:rPr>
      </w:pPr>
    </w:p>
    <w:p>
      <w:pPr>
        <w:pStyle w:val="abstract"/>
        <w:ind w:firstLine="227"/>
        <w:jc w:val="center"/>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i w:val="1"/>
          <w:iCs w:val="1"/>
          <w:sz w:val="20"/>
          <w:szCs w:val="20"/>
        </w:rPr>
      </w:pPr>
      <w:r>
        <w:rPr>
          <w:rFonts w:ascii="Crimson Text Regular" w:hAnsi="Crimson Text Regular"/>
          <w:i w:val="1"/>
          <w:iCs w:val="1"/>
          <w:sz w:val="20"/>
          <w:szCs w:val="20"/>
          <w:rtl w:val="0"/>
          <w:lang w:val="de-DE"/>
        </w:rPr>
        <w:t>Stratum Basale:</w:t>
      </w:r>
    </w:p>
    <w:p>
      <w:pPr>
        <w:pStyle w:val="abstract"/>
        <w:ind w:firstLine="227"/>
        <w:jc w:val="lef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On the other hand, the impedance for the needle is more straightforward, as there is no capacitance</w:t>
      </w:r>
      <w:r>
        <w:rPr>
          <w:rFonts w:ascii="Crimson Text Regular" w:hAnsi="Crimson Text Regular"/>
          <w:sz w:val="20"/>
          <w:szCs w:val="20"/>
          <w:rtl w:val="0"/>
          <w:lang w:val="it-IT"/>
        </w:rPr>
        <w:t xml:space="preserve"> and only the resistance is taken into account</w:t>
      </w:r>
      <w:r>
        <w:rPr>
          <w:rFonts w:ascii="Crimson Text Regular" w:hAnsi="Crimson Text Regular"/>
          <w:sz w:val="20"/>
          <w:szCs w:val="20"/>
          <w:rtl w:val="0"/>
        </w:rPr>
        <w:t>:</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517"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y</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ρ</m:t>
                        </m:r>
                      </m:e>
                      <m:sub>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y</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L</m:t>
                    </m:r>
                  </m:num>
                  <m:den>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i</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l</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den>
                </m:f>
                <m:d>
                  <m:dPr>
                    <m:ctrlPr>
                      <w:rPr xmlns:w="http://schemas.openxmlformats.org/wordprocessingml/2006/main">
                        <w:rFonts w:ascii="Cambria Math" w:hAnsi="Cambria Math"/>
                        <w:i/>
                        <w:color w:val="000000"/>
                        <w:sz w:val="18"/>
                        <w:szCs w:val="18"/>
                      </w:rPr>
                    </m:ctrlPr>
                    <m:begChr m:val="{"/>
                    <m:endChr m:val="}"/>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&gt;</m:t>
                    </m:r>
                    <m:r>
                      <w:rPr xmlns:w="http://schemas.openxmlformats.org/wordprocessingml/2006/main">
                        <w:rFonts w:ascii="Cambria Math" w:hAnsi="Cambria Math"/>
                        <w:i/>
                        <w:color w:val="000000"/>
                        <w:sz w:val="18"/>
                        <w:szCs w:val="18"/>
                      </w:rPr>
                      <m:t>0</m:t>
                    </m:r>
                  </m:e>
                </m:d>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(13)</w:t>
            </w:r>
          </w:p>
        </w:tc>
      </w:tr>
    </w:tbl>
    <w:p>
      <w:pPr>
        <w:pStyle w:val="equation"/>
        <w:tabs>
          <w:tab w:val="right" w:pos="6892"/>
          <w:tab w:val="clear" w:pos="6917"/>
        </w:tabs>
        <w:jc w:val="lef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The resistance of the electrode depends on the material and its cross-sectional area and length, meaning that in order to minimize the impedance of the electrode, a low-resistivity material needs to be chosen, while the length of the electrode has to be kept short, yet long enough to penetrate the epidermis</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successfully. The material with the lowest resistance is Silver; however</w:t>
      </w:r>
      <w:r>
        <w:rPr>
          <w:rFonts w:ascii="Crimson Text Regular" w:hAnsi="Crimson Text Regular"/>
          <w:sz w:val="20"/>
          <w:szCs w:val="20"/>
          <w:rtl w:val="0"/>
          <w:lang w:val="it-IT"/>
        </w:rPr>
        <w:t>,</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 xml:space="preserve">it presents some </w:t>
      </w:r>
      <w:r>
        <w:rPr>
          <w:rFonts w:ascii="Crimson Text Regular" w:hAnsi="Crimson Text Regular"/>
          <w:sz w:val="20"/>
          <w:szCs w:val="20"/>
          <w:rtl w:val="0"/>
          <w:lang w:val="en-US"/>
        </w:rPr>
        <w:t>problems</w:t>
      </w:r>
      <w:r>
        <w:rPr>
          <w:rFonts w:ascii="Crimson Text Regular" w:hAnsi="Crimson Text Regular"/>
          <w:sz w:val="20"/>
          <w:szCs w:val="20"/>
          <w:rtl w:val="0"/>
          <w:lang w:val="it-IT"/>
        </w:rPr>
        <w:t xml:space="preserve"> due to</w:t>
      </w:r>
      <w:r>
        <w:rPr>
          <w:rFonts w:ascii="Crimson Text Regular" w:hAnsi="Crimson Text Regular"/>
          <w:sz w:val="20"/>
          <w:szCs w:val="20"/>
          <w:rtl w:val="0"/>
          <w:lang w:val="en-US"/>
        </w:rPr>
        <w:t xml:space="preserve"> its</w:t>
      </w:r>
      <w:r>
        <w:rPr>
          <w:rFonts w:ascii="Crimson Text Regular" w:hAnsi="Crimson Text Regular"/>
          <w:sz w:val="20"/>
          <w:szCs w:val="20"/>
          <w:rtl w:val="0"/>
          <w:lang w:val="it-IT"/>
        </w:rPr>
        <w:t xml:space="preserve"> poor</w:t>
      </w:r>
      <w:r>
        <w:rPr>
          <w:rFonts w:ascii="Crimson Text Regular" w:hAnsi="Crimson Text Regular"/>
          <w:sz w:val="20"/>
          <w:szCs w:val="20"/>
          <w:rtl w:val="0"/>
          <w:lang w:val="en-US"/>
        </w:rPr>
        <w:t xml:space="preserve"> biocompatibility, exhibiting low toxicity into the skin (cytotoxic), which</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can </w:t>
      </w:r>
      <w:r>
        <w:rPr>
          <w:rFonts w:ascii="Crimson Text Regular" w:hAnsi="Crimson Text Regular"/>
          <w:sz w:val="20"/>
          <w:szCs w:val="20"/>
          <w:rtl w:val="0"/>
          <w:lang w:val="it-IT"/>
        </w:rPr>
        <w:t xml:space="preserve">potentially </w:t>
      </w:r>
      <w:r>
        <w:rPr>
          <w:rFonts w:ascii="Crimson Text Regular" w:hAnsi="Crimson Text Regular"/>
          <w:sz w:val="20"/>
          <w:szCs w:val="20"/>
          <w:rtl w:val="0"/>
          <w:lang w:val="en-US"/>
        </w:rPr>
        <w:t>cause mild infections and rashes</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[12].</w:t>
      </w:r>
      <w:r>
        <w:rPr>
          <w:rFonts w:ascii="Crimson Text Regular" w:hAnsi="Crimson Text Regular"/>
          <w:sz w:val="20"/>
          <w:szCs w:val="20"/>
          <w:rtl w:val="0"/>
          <w:lang w:val="it-IT"/>
        </w:rPr>
        <w:t xml:space="preserve"> Our research not only aims to present a </w:t>
      </w:r>
      <w:r>
        <w:rPr>
          <w:rFonts w:ascii="Crimson Text Regular" w:hAnsi="Crimson Text Regular"/>
          <w:sz w:val="20"/>
          <w:szCs w:val="20"/>
          <w:rtl w:val="0"/>
          <w:lang w:val="en-US"/>
        </w:rPr>
        <w:t>non-invasive</w:t>
      </w:r>
      <w:r>
        <w:rPr>
          <w:rFonts w:ascii="Crimson Text Regular" w:hAnsi="Crimson Text Regular"/>
          <w:sz w:val="20"/>
          <w:szCs w:val="20"/>
          <w:rtl w:val="0"/>
          <w:lang w:val="it-IT"/>
        </w:rPr>
        <w:t xml:space="preserve"> solution, but it also has to be safe and usable for longer periods of time. To that end, though silver yields the best result in terms of impedance</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we decided</w:t>
      </w:r>
      <w:r>
        <w:rPr>
          <w:rFonts w:ascii="Crimson Text Regular" w:hAnsi="Crimson Text Regular"/>
          <w:sz w:val="20"/>
          <w:szCs w:val="20"/>
          <w:rtl w:val="0"/>
          <w:lang w:val="en-US"/>
        </w:rPr>
        <w:t xml:space="preserve"> that the electrodes can not be made out of </w:t>
      </w:r>
      <w:r>
        <w:rPr>
          <w:rFonts w:ascii="Crimson Text Regular" w:hAnsi="Crimson Text Regular"/>
          <w:sz w:val="20"/>
          <w:szCs w:val="20"/>
          <w:rtl w:val="0"/>
          <w:lang w:val="it-IT"/>
        </w:rPr>
        <w:t>such metal</w:t>
      </w:r>
      <w:r>
        <w:rPr>
          <w:rFonts w:ascii="Crimson Text Regular" w:hAnsi="Crimson Text Regular"/>
          <w:sz w:val="20"/>
          <w:szCs w:val="20"/>
          <w:rtl w:val="0"/>
          <w:lang w:val="en-US"/>
        </w:rPr>
        <w:t xml:space="preserve">. The next best choice is to make </w:t>
      </w:r>
      <w:r>
        <w:rPr>
          <w:rFonts w:ascii="Crimson Text Regular" w:hAnsi="Crimson Text Regular"/>
          <w:sz w:val="20"/>
          <w:szCs w:val="20"/>
          <w:rtl w:val="0"/>
          <w:lang w:val="it-IT"/>
        </w:rPr>
        <w:t>the electrodes</w:t>
      </w:r>
      <w:r>
        <w:rPr>
          <w:rFonts w:ascii="Crimson Text Regular" w:hAnsi="Crimson Text Regular"/>
          <w:sz w:val="20"/>
          <w:szCs w:val="20"/>
          <w:rtl w:val="0"/>
          <w:lang w:val="en-US"/>
        </w:rPr>
        <w:t xml:space="preserve"> out of gold as </w:t>
      </w:r>
      <w:r>
        <w:rPr>
          <w:rFonts w:ascii="Crimson Text Regular" w:hAnsi="Crimson Text Regular"/>
          <w:sz w:val="20"/>
          <w:szCs w:val="20"/>
          <w:rtl w:val="0"/>
          <w:lang w:val="it-IT"/>
        </w:rPr>
        <w:t xml:space="preserve">its </w:t>
      </w:r>
      <w:r>
        <w:rPr>
          <w:rFonts w:ascii="Crimson Text Regular" w:hAnsi="Crimson Text Regular"/>
          <w:sz w:val="20"/>
          <w:szCs w:val="20"/>
          <w:rtl w:val="0"/>
          <w:lang w:val="en-US"/>
        </w:rPr>
        <w:t>resistivity is relatively low while</w:t>
      </w:r>
      <w:r>
        <w:rPr>
          <w:rFonts w:ascii="Crimson Text Regular" w:hAnsi="Crimson Text Regular"/>
          <w:sz w:val="20"/>
          <w:szCs w:val="20"/>
          <w:rtl w:val="0"/>
          <w:lang w:val="it-IT"/>
        </w:rPr>
        <w:t xml:space="preserve"> also</w:t>
      </w:r>
      <w:r>
        <w:rPr>
          <w:rFonts w:ascii="Crimson Text Regular" w:hAnsi="Crimson Text Regular"/>
          <w:sz w:val="20"/>
          <w:szCs w:val="20"/>
          <w:rtl w:val="0"/>
          <w:lang w:val="en-US"/>
        </w:rPr>
        <w:t xml:space="preserve"> being a </w:t>
      </w:r>
      <w:r>
        <w:rPr>
          <w:rFonts w:ascii="Crimson Text Regular" w:hAnsi="Crimson Text Regular"/>
          <w:sz w:val="20"/>
          <w:szCs w:val="20"/>
          <w:rtl w:val="0"/>
          <w:lang w:val="it-IT"/>
        </w:rPr>
        <w:t xml:space="preserve">very good </w:t>
      </w:r>
      <w:r>
        <w:rPr>
          <w:rFonts w:ascii="Crimson Text Regular" w:hAnsi="Crimson Text Regular"/>
          <w:sz w:val="20"/>
          <w:szCs w:val="20"/>
          <w:rtl w:val="0"/>
          <w:lang w:val="en-US"/>
        </w:rPr>
        <w:t>bio-compatible material; however, it's not durable or strong</w:t>
      </w:r>
      <w:r>
        <w:rPr>
          <w:rFonts w:ascii="Crimson Text Regular" w:hAnsi="Crimson Text Regular"/>
          <w:sz w:val="20"/>
          <w:szCs w:val="20"/>
          <w:rtl w:val="0"/>
          <w:lang w:val="it-IT"/>
        </w:rPr>
        <w:t xml:space="preserve"> enough for multiple </w:t>
      </w:r>
      <w:r>
        <w:rPr>
          <w:rFonts w:ascii="Crimson Text Regular" w:hAnsi="Crimson Text Regular"/>
          <w:sz w:val="20"/>
          <w:szCs w:val="20"/>
          <w:rtl w:val="0"/>
          <w:lang w:val="en-US"/>
        </w:rPr>
        <w:t>prolonged</w:t>
      </w:r>
      <w:r>
        <w:rPr>
          <w:rFonts w:ascii="Crimson Text Regular" w:hAnsi="Crimson Text Regular"/>
          <w:sz w:val="20"/>
          <w:szCs w:val="20"/>
          <w:rtl w:val="0"/>
          <w:lang w:val="it-IT"/>
        </w:rPr>
        <w:t xml:space="preserve"> uses</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A</w:t>
      </w:r>
      <w:r>
        <w:rPr>
          <w:rFonts w:ascii="Crimson Text Regular" w:hAnsi="Crimson Text Regular"/>
          <w:sz w:val="20"/>
          <w:szCs w:val="20"/>
          <w:rtl w:val="0"/>
          <w:lang w:val="it-IT"/>
        </w:rPr>
        <w:t>s a</w:t>
      </w:r>
      <w:r>
        <w:rPr>
          <w:rFonts w:ascii="Crimson Text Regular" w:hAnsi="Crimson Text Regular"/>
          <w:sz w:val="20"/>
          <w:szCs w:val="20"/>
          <w:rtl w:val="0"/>
          <w:lang w:val="it-IT"/>
        </w:rPr>
        <w:t xml:space="preserve"> solution, </w:t>
      </w:r>
      <w:r>
        <w:rPr>
          <w:rFonts w:ascii="Crimson Text Regular" w:hAnsi="Crimson Text Regular"/>
          <w:sz w:val="20"/>
          <w:szCs w:val="20"/>
          <w:rtl w:val="0"/>
          <w:lang w:val="it-IT"/>
        </w:rPr>
        <w:t xml:space="preserve">we opted for a </w:t>
      </w:r>
      <w:r>
        <w:rPr>
          <w:rFonts w:ascii="Crimson Text Regular" w:hAnsi="Crimson Text Regular"/>
          <w:sz w:val="20"/>
          <w:szCs w:val="20"/>
          <w:rtl w:val="0"/>
          <w:lang w:val="en-US"/>
        </w:rPr>
        <w:t>gold-platinum</w:t>
      </w:r>
      <w:r>
        <w:rPr>
          <w:rFonts w:ascii="Crimson Text Regular" w:hAnsi="Crimson Text Regular"/>
          <w:sz w:val="20"/>
          <w:szCs w:val="20"/>
          <w:rtl w:val="0"/>
          <w:lang w:val="it-IT"/>
        </w:rPr>
        <w:t xml:space="preserve"> alloy</w:t>
      </w:r>
      <w:r>
        <w:rPr>
          <w:rFonts w:ascii="Crimson Text Regular" w:hAnsi="Crimson Text Regular"/>
          <w:sz w:val="20"/>
          <w:szCs w:val="20"/>
          <w:rtl w:val="0"/>
          <w:lang w:val="en-US"/>
        </w:rPr>
        <w:t xml:space="preserve">. </w:t>
      </w:r>
      <w:r>
        <w:rPr>
          <w:rFonts w:ascii="Crimson Text Regular" w:hAnsi="Crimson Text Regular"/>
          <w:sz w:val="20"/>
          <w:szCs w:val="20"/>
          <w:rtl w:val="0"/>
          <w:lang w:val="it-IT"/>
        </w:rPr>
        <w:t>Platinum is</w:t>
      </w:r>
      <w:r>
        <w:rPr>
          <w:rFonts w:ascii="Crimson Text Regular" w:hAnsi="Crimson Text Regular"/>
          <w:sz w:val="20"/>
          <w:szCs w:val="20"/>
          <w:rtl w:val="0"/>
          <w:lang w:val="en-US"/>
        </w:rPr>
        <w:t xml:space="preserve"> very strong </w:t>
      </w:r>
      <w:r>
        <w:rPr>
          <w:rFonts w:ascii="Crimson Text Regular" w:hAnsi="Crimson Text Regular"/>
          <w:sz w:val="20"/>
          <w:szCs w:val="20"/>
          <w:rtl w:val="0"/>
          <w:lang w:val="it-IT"/>
        </w:rPr>
        <w:t xml:space="preserve">and also maintains </w:t>
      </w:r>
      <w:r>
        <w:rPr>
          <w:rFonts w:ascii="Crimson Text Regular" w:hAnsi="Crimson Text Regular"/>
          <w:sz w:val="20"/>
          <w:szCs w:val="20"/>
          <w:rtl w:val="0"/>
          <w:lang w:val="en-US"/>
        </w:rPr>
        <w:t xml:space="preserve">an acceptable low resistivity. </w:t>
      </w:r>
      <w:r>
        <w:rPr>
          <w:rFonts w:ascii="Crimson Text Regular" w:hAnsi="Crimson Text Regular"/>
          <w:sz w:val="20"/>
          <w:szCs w:val="20"/>
          <w:rtl w:val="0"/>
          <w:lang w:val="it-IT"/>
        </w:rPr>
        <w:t>A good proportion for the alloy</w:t>
      </w:r>
      <w:r>
        <w:rPr>
          <w:rFonts w:ascii="Crimson Text Regular" w:hAnsi="Crimson Text Regular"/>
          <w:sz w:val="20"/>
          <w:szCs w:val="20"/>
          <w:rtl w:val="0"/>
          <w:lang w:val="it-IT"/>
        </w:rPr>
        <w:t xml:space="preserve">, in terms of </w:t>
      </w:r>
      <w:r>
        <w:rPr>
          <w:rFonts w:ascii="Crimson Text Regular" w:hAnsi="Crimson Text Regular"/>
          <w:sz w:val="20"/>
          <w:szCs w:val="20"/>
          <w:rtl w:val="0"/>
          <w:lang w:val="it-IT"/>
        </w:rPr>
        <w:t>resistivity</w:t>
      </w:r>
      <w:r>
        <w:rPr>
          <w:rFonts w:ascii="Crimson Text Regular" w:hAnsi="Crimson Text Regular"/>
          <w:sz w:val="20"/>
          <w:szCs w:val="20"/>
          <w:rtl w:val="0"/>
          <w:lang w:val="it-IT"/>
        </w:rPr>
        <w:t>, biocompatibility</w:t>
      </w:r>
      <w:r>
        <w:rPr>
          <w:rFonts w:ascii="Crimson Text Regular" w:hAnsi="Crimson Text Regular"/>
          <w:sz w:val="20"/>
          <w:szCs w:val="20"/>
          <w:rtl w:val="0"/>
          <w:lang w:val="it-IT"/>
        </w:rPr>
        <w:t>,</w:t>
      </w:r>
      <w:r>
        <w:rPr>
          <w:rFonts w:ascii="Crimson Text Regular" w:hAnsi="Crimson Text Regular"/>
          <w:sz w:val="20"/>
          <w:szCs w:val="20"/>
          <w:rtl w:val="0"/>
          <w:lang w:val="it-IT"/>
        </w:rPr>
        <w:t xml:space="preserve"> and </w:t>
      </w:r>
      <w:r>
        <w:rPr>
          <w:rFonts w:ascii="Crimson Text Regular" w:hAnsi="Crimson Text Regular"/>
          <w:sz w:val="20"/>
          <w:szCs w:val="20"/>
          <w:rtl w:val="0"/>
          <w:lang w:val="it-IT"/>
        </w:rPr>
        <w:t>strength</w:t>
      </w:r>
      <w:r>
        <w:rPr>
          <w:rFonts w:ascii="Crimson Text Regular" w:hAnsi="Crimson Text Regular"/>
          <w:sz w:val="20"/>
          <w:szCs w:val="20"/>
          <w:rtl w:val="0"/>
          <w:lang w:val="it-IT"/>
        </w:rPr>
        <w:t>,</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is 75% gold and 25% platinum.</w:t>
      </w:r>
    </w:p>
    <w:p>
      <w:pPr>
        <w:pStyle w:val="abstract"/>
        <w:ind w:firstLine="227"/>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Finally, the impedance of the dermis is</w:t>
      </w:r>
      <w:r>
        <w:rPr>
          <w:rFonts w:ascii="Crimson Text Regular" w:hAnsi="Crimson Text Regular"/>
          <w:sz w:val="20"/>
          <w:szCs w:val="20"/>
          <w:rtl w:val="0"/>
          <w:lang w:val="it-IT"/>
        </w:rPr>
        <w:t xml:space="preserve"> given</w:t>
      </w:r>
      <w:r>
        <w:rPr>
          <w:rFonts w:ascii="Crimson Text Regular" w:hAnsi="Crimson Text Regular"/>
          <w:sz w:val="20"/>
          <w:szCs w:val="20"/>
          <w:rtl w:val="0"/>
          <w:lang w:val="en-US"/>
        </w:rPr>
        <w:t xml:space="preserve"> only </w:t>
      </w:r>
      <w:r>
        <w:rPr>
          <w:rFonts w:ascii="Crimson Text Regular" w:hAnsi="Crimson Text Regular"/>
          <w:sz w:val="20"/>
          <w:szCs w:val="20"/>
          <w:rtl w:val="0"/>
          <w:lang w:val="it-IT"/>
        </w:rPr>
        <w:t xml:space="preserve">by </w:t>
      </w:r>
      <w:r>
        <w:rPr>
          <w:rFonts w:ascii="Crimson Text Regular" w:hAnsi="Crimson Text Regular"/>
          <w:sz w:val="20"/>
          <w:szCs w:val="20"/>
          <w:rtl w:val="0"/>
          <w:lang w:val="en-US"/>
        </w:rPr>
        <w:t xml:space="preserve">the resistance of the tissues and </w:t>
      </w:r>
      <w:r>
        <w:rPr>
          <w:rFonts w:ascii="Crimson Text Regular" w:hAnsi="Crimson Text Regular"/>
          <w:sz w:val="20"/>
          <w:szCs w:val="20"/>
          <w:rtl w:val="0"/>
          <w:lang w:val="it-IT"/>
        </w:rPr>
        <w:t xml:space="preserve">is calculated as follows: </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486"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d</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m:t>
                    </m:r>
                    <m:r>
                      <w:rPr xmlns:w="http://schemas.openxmlformats.org/wordprocessingml/2006/main">
                        <w:rFonts w:ascii="Cambria Math" w:hAnsi="Cambria Math"/>
                        <w:i/>
                        <w:color w:val="000000"/>
                        <w:sz w:val="18"/>
                        <w:szCs w:val="18"/>
                      </w:rPr>
                      <m:t>i</m:t>
                    </m:r>
                    <m:r>
                      <w:rPr xmlns:w="http://schemas.openxmlformats.org/wordprocessingml/2006/main">
                        <w:rFonts w:ascii="Cambria Math" w:hAnsi="Cambria Math"/>
                        <w:i/>
                        <w:color w:val="000000"/>
                        <w:sz w:val="18"/>
                        <w:szCs w:val="18"/>
                      </w:rPr>
                      <m:t>s</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ρ</m:t>
                        </m:r>
                      </m:e>
                      <m:sub>
                        <m:r>
                          <w:rPr xmlns:w="http://schemas.openxmlformats.org/wordprocessingml/2006/main">
                            <w:rFonts w:ascii="Cambria Math" w:hAnsi="Cambria Math"/>
                            <w:i/>
                            <w:color w:val="000000"/>
                            <w:sz w:val="18"/>
                            <w:szCs w:val="18"/>
                          </w:rPr>
                          <m:t>d</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m:t>
                        </m:r>
                        <m:r>
                          <w:rPr xmlns:w="http://schemas.openxmlformats.org/wordprocessingml/2006/main">
                            <w:rFonts w:ascii="Cambria Math" w:hAnsi="Cambria Math"/>
                            <w:i/>
                            <w:color w:val="000000"/>
                            <w:sz w:val="18"/>
                            <w:szCs w:val="18"/>
                          </w:rPr>
                          <m:t>i</m:t>
                        </m:r>
                        <m:r>
                          <w:rPr xmlns:w="http://schemas.openxmlformats.org/wordprocessingml/2006/main">
                            <w:rFonts w:ascii="Cambria Math" w:hAnsi="Cambria Math"/>
                            <w:i/>
                            <w:color w:val="000000"/>
                            <w:sz w:val="18"/>
                            <w:szCs w:val="18"/>
                          </w:rPr>
                          <m:t>s</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d</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m:t>
                        </m:r>
                        <m:r>
                          <w:rPr xmlns:w="http://schemas.openxmlformats.org/wordprocessingml/2006/main">
                            <w:rFonts w:ascii="Cambria Math" w:hAnsi="Cambria Math"/>
                            <w:i/>
                            <w:color w:val="000000"/>
                            <w:sz w:val="18"/>
                            <w:szCs w:val="18"/>
                          </w:rPr>
                          <m:t>i</m:t>
                        </m:r>
                        <m:r>
                          <w:rPr xmlns:w="http://schemas.openxmlformats.org/wordprocessingml/2006/main">
                            <w:rFonts w:ascii="Cambria Math" w:hAnsi="Cambria Math"/>
                            <w:i/>
                            <w:color w:val="000000"/>
                            <w:sz w:val="18"/>
                            <w:szCs w:val="18"/>
                          </w:rPr>
                          <m:t>s</m:t>
                        </m:r>
                      </m:sub>
                    </m:sSub>
                  </m:num>
                  <m:den>
                    <m:sSub>
                      <m:e>
                        <m:r>
                          <w:rPr xmlns:w="http://schemas.openxmlformats.org/wordprocessingml/2006/main">
                            <w:rFonts w:ascii="Cambria Math" w:hAnsi="Cambria Math"/>
                            <w:i/>
                            <w:color w:val="000000"/>
                            <w:sz w:val="18"/>
                            <w:szCs w:val="18"/>
                          </w:rPr>
                          <m:t>A</m:t>
                        </m:r>
                      </m:e>
                      <m:sub>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i</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l</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den>
                </m:f>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(14)</w:t>
            </w:r>
          </w:p>
        </w:tc>
      </w:tr>
    </w:tbl>
    <w:p>
      <w:pPr>
        <w:pStyle w:val="abstract"/>
        <w:ind w:firstLine="227"/>
        <w:jc w:val="left"/>
        <w:rPr>
          <w:rFonts w:ascii="Crimson Text Regular" w:cs="Crimson Text Regular" w:hAnsi="Crimson Text Regular" w:eastAsia="Crimson Text Regular"/>
          <w:sz w:val="20"/>
          <w:szCs w:val="20"/>
        </w:rPr>
      </w:pPr>
    </w:p>
    <w:p>
      <w:pPr>
        <w:pStyle w:val="abstract"/>
        <w:rPr>
          <w:rFonts w:ascii="Crimson Text Regular" w:cs="Crimson Text Regular" w:hAnsi="Crimson Text Regular" w:eastAsia="Crimson Text Regular"/>
          <w:sz w:val="20"/>
          <w:szCs w:val="20"/>
        </w:rPr>
      </w:pPr>
      <w:r>
        <w:rPr>
          <w:rFonts w:ascii="Crimson Text Regular" w:hAnsi="Crimson Text Regular"/>
          <w:sz w:val="20"/>
          <w:szCs w:val="20"/>
          <w:rtl w:val="0"/>
          <w:lang w:val="en-US"/>
        </w:rPr>
        <w:t xml:space="preserve">Since the micro needles are going to be connected in </w:t>
      </w:r>
      <w:r>
        <w:rPr>
          <w:rFonts w:ascii="Crimson Text Regular" w:hAnsi="Crimson Text Regular"/>
          <w:sz w:val="20"/>
          <w:szCs w:val="20"/>
          <w:rtl w:val="0"/>
          <w:lang w:val="it-IT"/>
        </w:rPr>
        <w:t>series,</w:t>
      </w:r>
      <w:r>
        <w:rPr>
          <w:rFonts w:ascii="Crimson Text Regular" w:hAnsi="Crimson Text Regular"/>
          <w:sz w:val="20"/>
          <w:szCs w:val="20"/>
          <w:rtl w:val="0"/>
          <w:lang w:val="en-US"/>
        </w:rPr>
        <w:t xml:space="preserve"> the complete formula</w:t>
      </w:r>
      <w:r>
        <w:rPr>
          <w:rFonts w:ascii="Crimson Text Regular" w:hAnsi="Crimson Text Regular"/>
          <w:sz w:val="20"/>
          <w:szCs w:val="20"/>
          <w:rtl w:val="0"/>
          <w:lang w:val="it-IT"/>
        </w:rPr>
        <w:t xml:space="preserve"> for the micronedlee array electrode</w:t>
      </w:r>
      <w:r>
        <w:rPr>
          <w:rFonts w:ascii="Crimson Text Regular" w:hAnsi="Crimson Text Regular"/>
          <w:sz w:val="20"/>
          <w:szCs w:val="20"/>
          <w:rtl w:val="0"/>
          <w:lang w:val="en-US"/>
        </w:rPr>
        <w:t xml:space="preserve"> is given by the sum of all the impedances </w:t>
      </w:r>
      <w:r>
        <w:rPr>
          <w:rFonts w:ascii="Crimson Text Regular" w:hAnsi="Crimson Text Regular"/>
          <w:sz w:val="20"/>
          <w:szCs w:val="20"/>
          <w:rtl w:val="0"/>
          <w:lang w:val="it-IT"/>
        </w:rPr>
        <w:t xml:space="preserve">of the microneedles </w:t>
      </w:r>
      <w:r>
        <w:rPr>
          <w:rFonts w:ascii="Crimson Text Regular" w:hAnsi="Crimson Text Regular"/>
          <w:sz w:val="20"/>
          <w:szCs w:val="20"/>
          <w:rtl w:val="0"/>
          <w:lang w:val="en-US"/>
        </w:rPr>
        <w:t>divided by the</w:t>
      </w:r>
      <w:r>
        <w:rPr>
          <w:rFonts w:ascii="Crimson Text Regular" w:hAnsi="Crimson Text Regular"/>
          <w:sz w:val="20"/>
          <w:szCs w:val="20"/>
          <w:rtl w:val="0"/>
          <w:lang w:val="it-IT"/>
        </w:rPr>
        <w:t xml:space="preserve">ir </w:t>
      </w:r>
      <w:r>
        <w:rPr>
          <w:rFonts w:ascii="Crimson Text Regular" w:hAnsi="Crimson Text Regular"/>
          <w:sz w:val="20"/>
          <w:szCs w:val="20"/>
          <w:rtl w:val="0"/>
          <w:lang w:val="en-US"/>
        </w:rPr>
        <w:t>number</w:t>
      </w:r>
      <w:r>
        <w:rPr>
          <w:rFonts w:ascii="Crimson Text Regular" w:hAnsi="Crimson Text Regular"/>
          <w:sz w:val="20"/>
          <w:szCs w:val="20"/>
          <w:rtl w:val="0"/>
          <w:lang w:val="it-IT"/>
        </w:rPr>
        <w:t xml:space="preserve"> </w:t>
      </w:r>
      <w:r>
        <w:rPr>
          <w:rFonts w:ascii="Crimson Text Regular" w:hAnsi="Crimson Text Regular"/>
          <w:i w:val="1"/>
          <w:iCs w:val="1"/>
          <w:sz w:val="20"/>
          <w:szCs w:val="20"/>
          <w:rtl w:val="0"/>
          <w:lang w:val="it-IT"/>
        </w:rPr>
        <w:t>N</w:t>
      </w:r>
      <w:r>
        <w:rPr>
          <w:rFonts w:ascii="Crimson Text Regular" w:hAnsi="Crimson Text Regular"/>
          <w:sz w:val="20"/>
          <w:szCs w:val="20"/>
          <w:rtl w:val="0"/>
          <w:lang w:val="it-IT"/>
        </w:rPr>
        <w:t xml:space="preserve"> in the array</w:t>
      </w:r>
      <w:r>
        <w:rPr>
          <w:rFonts w:ascii="Crimson Text Regular" w:hAnsi="Crimson Text Regular"/>
          <w:sz w:val="20"/>
          <w:szCs w:val="20"/>
          <w:rtl w:val="0"/>
        </w:rPr>
        <w:t>.</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335"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n</m:t>
                    </m:r>
                    <m:r>
                      <w:rPr xmlns:w="http://schemas.openxmlformats.org/wordprocessingml/2006/main">
                        <w:rFonts w:ascii="Cambria Math" w:hAnsi="Cambria Math"/>
                        <w:i/>
                        <w:color w:val="000000"/>
                        <w:sz w:val="14"/>
                        <w:szCs w:val="14"/>
                      </w:rPr>
                      <m:t>e</m:t>
                    </m:r>
                    <m:r>
                      <w:rPr xmlns:w="http://schemas.openxmlformats.org/wordprocessingml/2006/main">
                        <w:rFonts w:ascii="Cambria Math" w:hAnsi="Cambria Math"/>
                        <w:i/>
                        <w:color w:val="000000"/>
                        <w:sz w:val="14"/>
                        <w:szCs w:val="14"/>
                      </w:rPr>
                      <m:t>e</m:t>
                    </m:r>
                    <m:r>
                      <w:rPr xmlns:w="http://schemas.openxmlformats.org/wordprocessingml/2006/main">
                        <w:rFonts w:ascii="Cambria Math" w:hAnsi="Cambria Math"/>
                        <w:i/>
                        <w:color w:val="000000"/>
                        <w:sz w:val="14"/>
                        <w:szCs w:val="14"/>
                      </w:rPr>
                      <m:t>d</m:t>
                    </m:r>
                    <m:r>
                      <w:rPr xmlns:w="http://schemas.openxmlformats.org/wordprocessingml/2006/main">
                        <w:rFonts w:ascii="Cambria Math" w:hAnsi="Cambria Math"/>
                        <w:i/>
                        <w:color w:val="000000"/>
                        <w:sz w:val="14"/>
                        <w:szCs w:val="14"/>
                      </w:rPr>
                      <m:t>l</m:t>
                    </m:r>
                    <m:r>
                      <w:rPr xmlns:w="http://schemas.openxmlformats.org/wordprocessingml/2006/main">
                        <w:rFonts w:ascii="Cambria Math" w:hAnsi="Cambria Math"/>
                        <w:i/>
                        <w:color w:val="000000"/>
                        <w:sz w:val="14"/>
                        <w:szCs w:val="14"/>
                      </w:rPr>
                      <m:t>e</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r</m:t>
                        </m:r>
                      </m:e>
                      <m:sub>
                        <m:r>
                          <w:rPr xmlns:w="http://schemas.openxmlformats.org/wordprocessingml/2006/main">
                            <w:rFonts w:ascii="Cambria Math" w:hAnsi="Cambria Math"/>
                            <w:i/>
                            <w:color w:val="000000"/>
                            <w:sz w:val="14"/>
                            <w:szCs w:val="14"/>
                          </w:rPr>
                          <m:t>0</m:t>
                        </m:r>
                      </m:sub>
                    </m:sSub>
                  </m:e>
                </m:d>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a</m:t>
                    </m:r>
                    <m:r>
                      <w:rPr xmlns:w="http://schemas.openxmlformats.org/wordprocessingml/2006/main">
                        <w:rFonts w:ascii="Cambria Math" w:hAnsi="Cambria Math"/>
                        <w:i/>
                        <w:color w:val="000000"/>
                        <w:sz w:val="14"/>
                        <w:szCs w:val="14"/>
                      </w:rPr>
                      <m:t>l</m:t>
                    </m:r>
                    <m:r>
                      <w:rPr xmlns:w="http://schemas.openxmlformats.org/wordprocessingml/2006/main">
                        <w:rFonts w:ascii="Cambria Math" w:hAnsi="Cambria Math"/>
                        <w:i/>
                        <w:color w:val="000000"/>
                        <w:sz w:val="14"/>
                        <w:szCs w:val="14"/>
                      </w:rPr>
                      <m:t>l</m:t>
                    </m:r>
                    <m:r>
                      <w:rPr xmlns:w="http://schemas.openxmlformats.org/wordprocessingml/2006/main">
                        <w:rFonts w:ascii="Cambria Math" w:hAnsi="Cambria Math"/>
                        <w:i/>
                        <w:color w:val="000000"/>
                        <w:sz w:val="14"/>
                        <w:szCs w:val="14"/>
                      </w:rPr>
                      <m:t>o</m:t>
                    </m:r>
                    <m:r>
                      <w:rPr xmlns:w="http://schemas.openxmlformats.org/wordprocessingml/2006/main">
                        <w:rFonts w:ascii="Cambria Math" w:hAnsi="Cambria Math"/>
                        <w:i/>
                        <w:color w:val="000000"/>
                        <w:sz w:val="14"/>
                        <w:szCs w:val="14"/>
                      </w:rPr>
                      <m:t>y</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r</m:t>
                        </m:r>
                      </m:e>
                      <m:sub>
                        <m:r>
                          <w:rPr xmlns:w="http://schemas.openxmlformats.org/wordprocessingml/2006/main">
                            <w:rFonts w:ascii="Cambria Math" w:hAnsi="Cambria Math"/>
                            <w:i/>
                            <w:color w:val="000000"/>
                            <w:sz w:val="14"/>
                            <w:szCs w:val="14"/>
                          </w:rPr>
                          <m:t>0</m:t>
                        </m:r>
                      </m:sub>
                    </m:sSub>
                  </m:e>
                </m:d>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S</m:t>
                    </m:r>
                    <m:r>
                      <w:rPr xmlns:w="http://schemas.openxmlformats.org/wordprocessingml/2006/main">
                        <w:rFonts w:ascii="Cambria Math" w:hAnsi="Cambria Math"/>
                        <w:i/>
                        <w:color w:val="000000"/>
                        <w:sz w:val="14"/>
                        <w:szCs w:val="14"/>
                      </w:rPr>
                      <m:t>C</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e>
                </m:d>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S</m:t>
                    </m:r>
                    <m:r>
                      <w:rPr xmlns:w="http://schemas.openxmlformats.org/wordprocessingml/2006/main">
                        <w:rFonts w:ascii="Cambria Math" w:hAnsi="Cambria Math"/>
                        <w:i/>
                        <w:color w:val="000000"/>
                        <w:sz w:val="14"/>
                        <w:szCs w:val="14"/>
                      </w:rPr>
                      <m:t>L</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e>
                </m:d>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S</m:t>
                    </m:r>
                    <m:r>
                      <w:rPr xmlns:w="http://schemas.openxmlformats.org/wordprocessingml/2006/main">
                        <w:rFonts w:ascii="Cambria Math" w:hAnsi="Cambria Math"/>
                        <w:i/>
                        <w:color w:val="000000"/>
                        <w:sz w:val="14"/>
                        <w:szCs w:val="14"/>
                      </w:rPr>
                      <m:t>G</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e>
                </m:d>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S</m:t>
                    </m:r>
                    <m:r>
                      <w:rPr xmlns:w="http://schemas.openxmlformats.org/wordprocessingml/2006/main">
                        <w:rFonts w:ascii="Cambria Math" w:hAnsi="Cambria Math"/>
                        <w:i/>
                        <w:color w:val="000000"/>
                        <w:sz w:val="14"/>
                        <w:szCs w:val="14"/>
                      </w:rPr>
                      <m:t>S</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e>
                </m:d>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S</m:t>
                    </m:r>
                    <m:r>
                      <w:rPr xmlns:w="http://schemas.openxmlformats.org/wordprocessingml/2006/main">
                        <w:rFonts w:ascii="Cambria Math" w:hAnsi="Cambria Math"/>
                        <w:i/>
                        <w:color w:val="000000"/>
                        <w:sz w:val="14"/>
                        <w:szCs w:val="14"/>
                      </w:rPr>
                      <m:t>B</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r</m:t>
                        </m:r>
                      </m:e>
                      <m:sub>
                        <m:r>
                          <w:rPr xmlns:w="http://schemas.openxmlformats.org/wordprocessingml/2006/main">
                            <w:rFonts w:ascii="Cambria Math" w:hAnsi="Cambria Math"/>
                            <w:i/>
                            <w:color w:val="000000"/>
                            <w:sz w:val="14"/>
                            <w:szCs w:val="14"/>
                          </w:rPr>
                          <m:t>0</m:t>
                        </m:r>
                      </m:sub>
                    </m:sSub>
                  </m:e>
                </m:d>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Z</m:t>
                    </m:r>
                  </m:e>
                  <m:sub>
                    <m:r>
                      <w:rPr xmlns:w="http://schemas.openxmlformats.org/wordprocessingml/2006/main">
                        <w:rFonts w:ascii="Cambria Math" w:hAnsi="Cambria Math"/>
                        <w:i/>
                        <w:color w:val="000000"/>
                        <w:sz w:val="14"/>
                        <w:szCs w:val="14"/>
                      </w:rPr>
                      <m:t>d</m:t>
                    </m:r>
                    <m:r>
                      <w:rPr xmlns:w="http://schemas.openxmlformats.org/wordprocessingml/2006/main">
                        <w:rFonts w:ascii="Cambria Math" w:hAnsi="Cambria Math"/>
                        <w:i/>
                        <w:color w:val="000000"/>
                        <w:sz w:val="14"/>
                        <w:szCs w:val="14"/>
                      </w:rPr>
                      <m:t>e</m:t>
                    </m:r>
                    <m:r>
                      <w:rPr xmlns:w="http://schemas.openxmlformats.org/wordprocessingml/2006/main">
                        <w:rFonts w:ascii="Cambria Math" w:hAnsi="Cambria Math"/>
                        <w:i/>
                        <w:color w:val="000000"/>
                        <w:sz w:val="14"/>
                        <w:szCs w:val="14"/>
                      </w:rPr>
                      <m:t>r</m:t>
                    </m:r>
                    <m:r>
                      <w:rPr xmlns:w="http://schemas.openxmlformats.org/wordprocessingml/2006/main">
                        <w:rFonts w:ascii="Cambria Math" w:hAnsi="Cambria Math"/>
                        <w:i/>
                        <w:color w:val="000000"/>
                        <w:sz w:val="14"/>
                        <w:szCs w:val="14"/>
                      </w:rPr>
                      <m:t>m</m:t>
                    </m:r>
                    <m:r>
                      <w:rPr xmlns:w="http://schemas.openxmlformats.org/wordprocessingml/2006/main">
                        <w:rFonts w:ascii="Cambria Math" w:hAnsi="Cambria Math"/>
                        <w:i/>
                        <w:color w:val="000000"/>
                        <w:sz w:val="14"/>
                        <w:szCs w:val="14"/>
                      </w:rPr>
                      <m:t>i</m:t>
                    </m:r>
                    <m:r>
                      <w:rPr xmlns:w="http://schemas.openxmlformats.org/wordprocessingml/2006/main">
                        <w:rFonts w:ascii="Cambria Math" w:hAnsi="Cambria Math"/>
                        <w:i/>
                        <w:color w:val="000000"/>
                        <w:sz w:val="14"/>
                        <w:szCs w:val="14"/>
                      </w:rPr>
                      <m:t>s</m:t>
                    </m:r>
                  </m:sub>
                </m:sSub>
                <m:d>
                  <m:dPr>
                    <m:ctrlPr>
                      <w:rPr xmlns:w="http://schemas.openxmlformats.org/wordprocessingml/2006/main">
                        <w:rFonts w:ascii="Cambria Math" w:hAnsi="Cambria Math"/>
                        <w:i/>
                        <w:color w:val="000000"/>
                        <w:sz w:val="14"/>
                        <w:szCs w:val="14"/>
                      </w:rPr>
                    </m:ctrlPr>
                  </m:dPr>
                  <m:e>
                    <m:r>
                      <w:rPr xmlns:w="http://schemas.openxmlformats.org/wordprocessingml/2006/main">
                        <w:rFonts w:ascii="Cambria Math" w:hAnsi="Cambria Math"/>
                        <w:i/>
                        <w:color w:val="000000"/>
                        <w:sz w:val="14"/>
                        <w:szCs w:val="14"/>
                      </w:rPr>
                      <m:t>r</m:t>
                    </m:r>
                    <m:r>
                      <w:rPr xmlns:w="http://schemas.openxmlformats.org/wordprocessingml/2006/main">
                        <w:rFonts w:ascii="Cambria Math" w:hAnsi="Cambria Math"/>
                        <w:i/>
                        <w:color w:val="000000"/>
                        <w:sz w:val="14"/>
                        <w:szCs w:val="14"/>
                      </w:rPr>
                      <m:t>,</m:t>
                    </m:r>
                    <m:sSub>
                      <m:e>
                        <m:r>
                          <w:rPr xmlns:w="http://schemas.openxmlformats.org/wordprocessingml/2006/main">
                            <w:rFonts w:ascii="Cambria Math" w:hAnsi="Cambria Math"/>
                            <w:i/>
                            <w:color w:val="000000"/>
                            <w:sz w:val="14"/>
                            <w:szCs w:val="14"/>
                          </w:rPr>
                          <m:t>r</m:t>
                        </m:r>
                      </m:e>
                      <m:sub>
                        <m:r>
                          <w:rPr xmlns:w="http://schemas.openxmlformats.org/wordprocessingml/2006/main">
                            <w:rFonts w:ascii="Cambria Math" w:hAnsi="Cambria Math"/>
                            <w:i/>
                            <w:color w:val="000000"/>
                            <w:sz w:val="14"/>
                            <w:szCs w:val="14"/>
                          </w:rPr>
                          <m:t>0</m:t>
                        </m:r>
                      </m:sub>
                    </m:sSub>
                  </m:e>
                </m:d>
                <m:d>
                  <m:dPr>
                    <m:ctrlPr>
                      <w:rPr xmlns:w="http://schemas.openxmlformats.org/wordprocessingml/2006/main">
                        <w:rFonts w:ascii="Cambria Math" w:hAnsi="Cambria Math"/>
                        <w:i/>
                        <w:color w:val="000000"/>
                        <w:sz w:val="14"/>
                        <w:szCs w:val="14"/>
                      </w:rPr>
                    </m:ctrlPr>
                    <m:begChr m:val="{"/>
                    <m:endChr m:val="}"/>
                  </m:dPr>
                  <m:e>
                    <m:r>
                      <w:rPr xmlns:w="http://schemas.openxmlformats.org/wordprocessingml/2006/main">
                        <w:rFonts w:ascii="Cambria Math" w:hAnsi="Cambria Math"/>
                        <w:i/>
                        <w:color w:val="000000"/>
                        <w:sz w:val="14"/>
                        <w:szCs w:val="14"/>
                      </w:rPr>
                      <m:t>r</m:t>
                    </m:r>
                    <m:r>
                      <w:rPr xmlns:w="http://schemas.openxmlformats.org/wordprocessingml/2006/main">
                        <w:rFonts w:ascii="Cambria Math" w:hAnsi="Cambria Math"/>
                        <w:i/>
                        <w:color w:val="000000"/>
                        <w:sz w:val="14"/>
                        <w:szCs w:val="14"/>
                      </w:rPr>
                      <m:t>&gt;</m:t>
                    </m:r>
                    <m:r>
                      <w:rPr xmlns:w="http://schemas.openxmlformats.org/wordprocessingml/2006/main">
                        <w:rFonts w:ascii="Cambria Math" w:hAnsi="Cambria Math"/>
                        <w:i/>
                        <w:color w:val="000000"/>
                        <w:sz w:val="14"/>
                        <w:szCs w:val="14"/>
                      </w:rPr>
                      <m:t>0</m:t>
                    </m:r>
                  </m:e>
                </m:d>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(15)</w:t>
            </w:r>
          </w:p>
        </w:tc>
      </w:tr>
      <w:tr>
        <w:tblPrEx>
          <w:shd w:val="clear" w:color="auto" w:fill="d0ddef"/>
        </w:tblPrEx>
        <w:trPr>
          <w:trHeight w:val="462"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color w:val="000000"/>
                <w:sz w:val="19"/>
                <w:rtl w:val="0"/>
              </w:rPr>
            </w:pPr>
            <m:oMathPara>
              <m:oMathParaPr>
                <m:jc m:val="left"/>
              </m:oMathParaPr>
              <m:oMath>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t</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t</m:t>
                    </m:r>
                    <m:r>
                      <w:rPr xmlns:w="http://schemas.openxmlformats.org/wordprocessingml/2006/main">
                        <w:rFonts w:ascii="Cambria Math" w:hAnsi="Cambria Math"/>
                        <w:i/>
                        <w:color w:val="000000"/>
                        <w:sz w:val="18"/>
                        <w:szCs w:val="18"/>
                      </w:rPr>
                      <m:t>a</m:t>
                    </m:r>
                    <m:r>
                      <w:rPr xmlns:w="http://schemas.openxmlformats.org/wordprocessingml/2006/main">
                        <w:rFonts w:ascii="Cambria Math" w:hAnsi="Cambria Math"/>
                        <w:i/>
                        <w:color w:val="000000"/>
                        <w:sz w:val="18"/>
                        <w:szCs w:val="18"/>
                      </w:rPr>
                      <m:t>l</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d</m:t>
                    </m:r>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sSub>
                      <m:e>
                        <m:r>
                          <w:rPr xmlns:w="http://schemas.openxmlformats.org/wordprocessingml/2006/main">
                            <w:rFonts w:ascii="Cambria Math" w:hAnsi="Cambria Math"/>
                            <w:i/>
                            <w:color w:val="000000"/>
                            <w:sz w:val="18"/>
                            <w:szCs w:val="18"/>
                          </w:rPr>
                          <m:t>Z</m:t>
                        </m:r>
                      </m:e>
                      <m:sub>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d</m:t>
                        </m:r>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e</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num>
                  <m:den>
                    <m:r>
                      <w:rPr xmlns:w="http://schemas.openxmlformats.org/wordprocessingml/2006/main">
                        <w:rFonts w:ascii="Cambria Math" w:hAnsi="Cambria Math"/>
                        <w:i/>
                        <w:color w:val="000000"/>
                        <w:sz w:val="18"/>
                        <w:szCs w:val="18"/>
                      </w:rPr>
                      <m:t>N</m:t>
                    </m:r>
                  </m:den>
                </m:f>
                <m:d>
                  <m:dPr>
                    <m:ctrlPr>
                      <w:rPr xmlns:w="http://schemas.openxmlformats.org/wordprocessingml/2006/main">
                        <w:rFonts w:ascii="Cambria Math" w:hAnsi="Cambria Math"/>
                        <w:i/>
                        <w:color w:val="000000"/>
                        <w:sz w:val="18"/>
                        <w:szCs w:val="18"/>
                      </w:rPr>
                    </m:ctrlPr>
                    <m:begChr m:val="{"/>
                    <m:endChr m:val="}"/>
                  </m:dPr>
                  <m:e>
                    <m:r>
                      <w:rPr xmlns:w="http://schemas.openxmlformats.org/wordprocessingml/2006/main">
                        <w:rFonts w:ascii="Cambria Math" w:hAnsi="Cambria Math"/>
                        <w:i/>
                        <w:color w:val="000000"/>
                        <w:sz w:val="18"/>
                        <w:szCs w:val="18"/>
                      </w:rPr>
                      <m:t>d</m:t>
                    </m:r>
                    <m:r>
                      <w:rPr xmlns:w="http://schemas.openxmlformats.org/wordprocessingml/2006/main">
                        <w:rFonts w:ascii="Cambria Math" w:hAnsi="Cambria Math"/>
                        <w:i/>
                        <w:color w:val="000000"/>
                        <w:sz w:val="18"/>
                        <w:szCs w:val="18"/>
                      </w:rPr>
                      <m:t>&gt;</m:t>
                    </m:r>
                    <m:r>
                      <w:rPr xmlns:w="http://schemas.openxmlformats.org/wordprocessingml/2006/main">
                        <w:rFonts w:ascii="Cambria Math" w:hAnsi="Cambria Math"/>
                        <w:i/>
                        <w:color w:val="000000"/>
                        <w:sz w:val="18"/>
                        <w:szCs w:val="18"/>
                      </w:rPr>
                      <m:t>0,</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r>
                      <w:rPr xmlns:w="http://schemas.openxmlformats.org/wordprocessingml/2006/main">
                        <w:rFonts w:ascii="Cambria Math" w:hAnsi="Cambria Math"/>
                        <w:i/>
                        <w:color w:val="000000"/>
                        <w:sz w:val="18"/>
                        <w:szCs w:val="18"/>
                      </w:rPr>
                      <m:t>&lt;</m:t>
                    </m:r>
                    <m:r>
                      <w:rPr xmlns:w="http://schemas.openxmlformats.org/wordprocessingml/2006/main">
                        <w:rFonts w:ascii="Cambria Math" w:hAnsi="Cambria Math"/>
                        <w:i/>
                        <w:color w:val="000000"/>
                        <w:sz w:val="18"/>
                        <w:szCs w:val="18"/>
                      </w:rPr>
                      <m:t>r</m:t>
                    </m:r>
                  </m:e>
                </m:d>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Crimson Text Regular" w:cs="Arial Unicode MS" w:hAnsi="Crimson Text Regular"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w="12700" w14:cap="flat">
                  <w14:noFill/>
                  <w14:miter w14:lim="400000"/>
                </w14:textOutline>
                <w14:textFill>
                  <w14:solidFill>
                    <w14:srgbClr w14:val="000000"/>
                  </w14:solidFill>
                </w14:textFill>
              </w:rPr>
              <w:t>(16)</w:t>
            </w:r>
          </w:p>
        </w:tc>
      </w:tr>
    </w:tbl>
    <w:p>
      <w:pPr>
        <w:pStyle w:val="abstract"/>
        <w:ind w:firstLine="227"/>
        <w:jc w:val="lef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color w:val="000000"/>
          <w:sz w:val="20"/>
          <w:szCs w:val="20"/>
          <w:lang w:val="en-US"/>
        </w:rPr>
      </w:pPr>
      <w:r>
        <w:rPr>
          <w:rFonts w:ascii="Crimson Text Regular" w:hAnsi="Crimson Text Regular"/>
          <w:sz w:val="20"/>
          <w:szCs w:val="20"/>
          <w:rtl w:val="0"/>
          <w:lang w:val="it-IT"/>
        </w:rPr>
        <w:t>T</w:t>
      </w:r>
      <w:r>
        <w:rPr>
          <w:rFonts w:ascii="Crimson Text Regular" w:hAnsi="Crimson Text Regular"/>
          <w:sz w:val="20"/>
          <w:szCs w:val="20"/>
          <w:rtl w:val="0"/>
          <w:lang w:val="en-US"/>
        </w:rPr>
        <w:t xml:space="preserve">he base of the micro needle array </w:t>
      </w:r>
      <w:r>
        <w:rPr>
          <w:rFonts w:ascii="Crimson Text Regular" w:hAnsi="Crimson Text Regular"/>
          <w:sz w:val="20"/>
          <w:szCs w:val="20"/>
          <w:rtl w:val="0"/>
          <w:lang w:val="it-IT"/>
        </w:rPr>
        <w:t>is</w:t>
      </w:r>
      <w:r>
        <w:rPr>
          <w:rFonts w:ascii="Crimson Text Regular" w:hAnsi="Crimson Text Regular"/>
          <w:sz w:val="20"/>
          <w:szCs w:val="20"/>
          <w:rtl w:val="0"/>
          <w:lang w:val="en-US"/>
        </w:rPr>
        <w:t xml:space="preserve"> a </w:t>
      </w:r>
      <m:oMath>
        <m:r>
          <w:rPr xmlns:w="http://schemas.openxmlformats.org/wordprocessingml/2006/main">
            <w:rFonts w:ascii="Cambria Math" w:hAnsi="Cambria Math"/>
            <w:i/>
            <w:color w:val="000000"/>
            <w:sz w:val="19"/>
            <w:szCs w:val="19"/>
          </w:rPr>
          <m:t>4</m:t>
        </m:r>
      </m:oMath>
      <w:r>
        <w:rPr>
          <w:rFonts w:ascii="Crimson Text Regular" w:hAnsi="Crimson Text Regular"/>
          <w:sz w:val="20"/>
          <w:szCs w:val="20"/>
          <w:rtl w:val="0"/>
          <w:lang w:val="en-US"/>
        </w:rPr>
        <w:t xml:space="preserve"> by </w:t>
      </w:r>
      <m:oMath>
        <m:r>
          <w:rPr xmlns:w="http://schemas.openxmlformats.org/wordprocessingml/2006/main">
            <w:rFonts w:ascii="Cambria Math" w:hAnsi="Cambria Math"/>
            <w:i/>
            <w:color w:val="000000"/>
            <w:sz w:val="19"/>
            <w:szCs w:val="19"/>
          </w:rPr>
          <m:t>4</m:t>
        </m:r>
      </m:oMath>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mm </w:t>
      </w:r>
      <w:r>
        <w:rPr>
          <w:rFonts w:ascii="Crimson Text Regular" w:hAnsi="Crimson Text Regular"/>
          <w:sz w:val="20"/>
          <w:szCs w:val="20"/>
          <w:rtl w:val="0"/>
          <w:lang w:val="it-IT"/>
        </w:rPr>
        <w:t>square, and as such</w:t>
      </w:r>
      <w:r>
        <w:rPr>
          <w:rFonts w:ascii="Crimson Text Regular" w:hAnsi="Crimson Text Regular"/>
          <w:sz w:val="20"/>
          <w:szCs w:val="20"/>
          <w:rtl w:val="0"/>
          <w:lang w:val="en-US"/>
        </w:rPr>
        <w:t>,</w:t>
      </w:r>
      <w:r>
        <w:rPr>
          <w:rFonts w:ascii="Crimson Text Regular" w:hAnsi="Crimson Text Regular"/>
          <w:sz w:val="20"/>
          <w:szCs w:val="20"/>
          <w:rtl w:val="0"/>
          <w:lang w:val="it-IT"/>
        </w:rPr>
        <w:t xml:space="preserve"> the number of micro needles per electrode is given by </w:t>
      </w:r>
      <w:r>
        <w:rPr>
          <w:rFonts w:ascii="Crimson Text Regular" w:hAnsi="Crimson Text Regular"/>
          <w:sz w:val="20"/>
          <w:szCs w:val="20"/>
          <w:rtl w:val="0"/>
          <w:lang w:val="en-US"/>
        </w:rPr>
        <w:t>given by:</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586"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sSup>
                      <m:e>
                        <m:r>
                          <w:rPr xmlns:w="http://schemas.openxmlformats.org/wordprocessingml/2006/main">
                            <w:rFonts w:ascii="Cambria Math" w:hAnsi="Cambria Math"/>
                            <w:i/>
                            <w:color w:val="000000"/>
                            <w:sz w:val="18"/>
                            <w:szCs w:val="18"/>
                          </w:rPr>
                          <m:t>0.004</m:t>
                        </m:r>
                      </m:e>
                      <m:sup>
                        <m:r>
                          <w:rPr xmlns:w="http://schemas.openxmlformats.org/wordprocessingml/2006/main">
                            <w:rFonts w:ascii="Cambria Math" w:hAnsi="Cambria Math"/>
                            <w:i/>
                            <w:color w:val="000000"/>
                            <w:sz w:val="18"/>
                            <w:szCs w:val="18"/>
                          </w:rPr>
                          <m:t>2</m:t>
                        </m:r>
                      </m:sup>
                    </m:sSup>
                  </m:num>
                  <m:den>
                    <m:r>
                      <w:rPr xmlns:w="http://schemas.openxmlformats.org/wordprocessingml/2006/main">
                        <w:rFonts w:ascii="Cambria Math" w:hAnsi="Cambria Math"/>
                        <w:i/>
                        <w:color w:val="000000"/>
                        <w:sz w:val="18"/>
                        <w:szCs w:val="18"/>
                      </w:rPr>
                      <m:t>π</m:t>
                    </m:r>
                    <m:sSup>
                      <m:e>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d</m:t>
                            </m:r>
                          </m:e>
                        </m:d>
                      </m:e>
                      <m:sup>
                        <m:r>
                          <w:rPr xmlns:w="http://schemas.openxmlformats.org/wordprocessingml/2006/main">
                            <w:rFonts w:ascii="Cambria Math" w:hAnsi="Cambria Math"/>
                            <w:i/>
                            <w:color w:val="000000"/>
                            <w:sz w:val="18"/>
                            <w:szCs w:val="18"/>
                          </w:rPr>
                          <m:t>2</m:t>
                        </m:r>
                      </m:sup>
                    </m:sSup>
                  </m:den>
                </m:f>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sz w:val="18"/>
                <w:szCs w:val="18"/>
                <w:rtl w:val="0"/>
                <w:lang w:val="it-IT"/>
              </w:rPr>
              <w:t>(17)</w:t>
            </w:r>
          </w:p>
        </w:tc>
      </w:tr>
    </w:tbl>
    <w:p>
      <w:pPr>
        <w:pStyle w:val="abstract"/>
        <w:ind w:firstLine="227"/>
        <w:jc w:val="left"/>
        <w:rPr>
          <w:rFonts w:ascii="Crimson Text Regular" w:cs="Crimson Text Regular" w:hAnsi="Crimson Text Regular" w:eastAsia="Crimson Text Regular"/>
        </w:rPr>
      </w:pPr>
    </w:p>
    <w:p>
      <w:pPr>
        <w:pStyle w:val="abstract"/>
        <w:rPr>
          <w:rFonts w:ascii="Crimson Text Regular" w:cs="Crimson Text Regular" w:hAnsi="Crimson Text Regular" w:eastAsia="Crimson Text Regular"/>
          <w:color w:val="000000"/>
          <w:sz w:val="20"/>
          <w:szCs w:val="20"/>
        </w:rPr>
      </w:pPr>
      <w:r>
        <w:rPr>
          <w:rFonts w:ascii="Crimson Text Regular" w:hAnsi="Crimson Text Regular"/>
          <w:sz w:val="20"/>
          <w:szCs w:val="20"/>
          <w:rtl w:val="0"/>
          <w:lang w:val="en-US"/>
        </w:rPr>
        <w:t xml:space="preserve">Using the previously stated formulas, the optimal </w:t>
      </w:r>
      <m:oMath>
        <m:r>
          <w:rPr xmlns:w="http://schemas.openxmlformats.org/wordprocessingml/2006/main">
            <w:rFonts w:ascii="Cambria Math" w:hAnsi="Cambria Math"/>
            <w:i/>
            <w:color w:val="000000"/>
            <w:sz w:val="19"/>
            <w:szCs w:val="19"/>
          </w:rPr>
          <m:t>r</m:t>
        </m:r>
      </m:oMath>
      <w:r>
        <w:rPr>
          <w:rFonts w:ascii="Crimson Text Regular" w:hAnsi="Crimson Text Regular"/>
          <w:sz w:val="20"/>
          <w:szCs w:val="20"/>
          <w:rtl w:val="0"/>
        </w:rPr>
        <w:t xml:space="preserve">, </w:t>
      </w:r>
      <m:oMath>
        <m:sSub>
          <m:e>
            <m:r>
              <w:rPr xmlns:w="http://schemas.openxmlformats.org/wordprocessingml/2006/main">
                <w:rFonts w:ascii="Cambria Math" w:hAnsi="Cambria Math"/>
                <w:i/>
                <w:color w:val="000000"/>
                <w:sz w:val="19"/>
                <w:szCs w:val="19"/>
              </w:rPr>
              <m:t>r</m:t>
            </m:r>
          </m:e>
          <m:sub>
            <m:r>
              <w:rPr xmlns:w="http://schemas.openxmlformats.org/wordprocessingml/2006/main">
                <w:rFonts w:ascii="Cambria Math" w:hAnsi="Cambria Math"/>
                <w:i/>
                <w:color w:val="000000"/>
                <w:sz w:val="19"/>
                <w:szCs w:val="19"/>
              </w:rPr>
              <m:t>0</m:t>
            </m:r>
          </m:sub>
        </m:sSub>
      </m:oMath>
      <w:r>
        <w:rPr>
          <w:rFonts w:ascii="Crimson Text Regular" w:hAnsi="Crimson Text Regular"/>
          <w:sz w:val="20"/>
          <w:szCs w:val="20"/>
          <w:rtl w:val="0"/>
          <w:lang w:val="en-US"/>
        </w:rPr>
        <w:t xml:space="preserve"> and </w:t>
      </w:r>
      <m:oMath>
        <m:r>
          <w:rPr xmlns:w="http://schemas.openxmlformats.org/wordprocessingml/2006/main">
            <w:rFonts w:ascii="Cambria Math" w:hAnsi="Cambria Math"/>
            <w:i/>
            <w:color w:val="000000"/>
            <w:sz w:val="19"/>
            <w:szCs w:val="19"/>
          </w:rPr>
          <m:t>d</m:t>
        </m:r>
      </m:oMath>
      <w:r>
        <w:rPr>
          <w:rFonts w:ascii="Crimson Text Regular" w:hAnsi="Crimson Text Regular"/>
          <w:sz w:val="20"/>
          <w:szCs w:val="20"/>
          <w:rtl w:val="0"/>
          <w:lang w:val="en-US"/>
        </w:rPr>
        <w:t xml:space="preserve"> can be approximated. The target impedance has to be strictly below 10</w:t>
      </w:r>
      <m:oMath>
        <m:r>
          <w:rPr xmlns:w="http://schemas.openxmlformats.org/wordprocessingml/2006/main">
            <w:rFonts w:ascii="Cambria Math" w:hAnsi="Cambria Math"/>
            <w:i/>
            <w:color w:val="000000"/>
            <w:sz w:val="19"/>
            <w:szCs w:val="19"/>
          </w:rPr>
          <m:t>k</m:t>
        </m:r>
        <m:r>
          <m:rPr>
            <m:sty m:val="p"/>
          </m:rPr>
          <w:rPr xmlns:w="http://schemas.openxmlformats.org/wordprocessingml/2006/main">
            <w:rFonts w:ascii="Cambria Math" w:hAnsi="Cambria Math"/>
            <w:i/>
            <w:color w:val="000000"/>
            <w:sz w:val="19"/>
            <w:szCs w:val="19"/>
          </w:rPr>
          <m:t>Ω</m:t>
        </m:r>
      </m:oMath>
      <w:r>
        <w:rPr>
          <w:rFonts w:ascii="Crimson Text Regular" w:hAnsi="Crimson Text Regular"/>
          <w:sz w:val="20"/>
          <w:szCs w:val="20"/>
          <w:rtl w:val="0"/>
          <w:lang w:val="en-US"/>
        </w:rPr>
        <w:t>, while it would be preferred for it to be around 5</w:t>
      </w:r>
      <m:oMath>
        <m:r>
          <w:rPr xmlns:w="http://schemas.openxmlformats.org/wordprocessingml/2006/main">
            <w:rFonts w:ascii="Cambria Math" w:hAnsi="Cambria Math"/>
            <w:i/>
            <w:color w:val="000000"/>
            <w:sz w:val="19"/>
            <w:szCs w:val="19"/>
          </w:rPr>
          <m:t>k</m:t>
        </m:r>
        <m:r>
          <m:rPr>
            <m:sty m:val="p"/>
          </m:rPr>
          <w:rPr xmlns:w="http://schemas.openxmlformats.org/wordprocessingml/2006/main">
            <w:rFonts w:ascii="Cambria Math" w:hAnsi="Cambria Math"/>
            <w:i/>
            <w:color w:val="000000"/>
            <w:sz w:val="19"/>
            <w:szCs w:val="19"/>
          </w:rPr>
          <m:t>Ω</m:t>
        </m:r>
      </m:oMath>
      <w:r>
        <w:rPr>
          <w:rFonts w:ascii="Crimson Text Regular" w:hAnsi="Crimson Text Regular"/>
          <w:sz w:val="20"/>
          <w:szCs w:val="20"/>
          <w:rtl w:val="0"/>
          <w:lang w:val="en-US"/>
        </w:rPr>
        <w:t>, but at the same time, maintain a high resolution. After plotting the graphs and tuning the hyperparameters, the following choice was made.</w:t>
      </w:r>
    </w:p>
    <w:p>
      <w:pPr>
        <w:pStyle w:val="abstract"/>
        <w:spacing w:line="48" w:lineRule="auto"/>
        <w:rPr>
          <w:rFonts w:ascii="Crimson Text Regular" w:cs="Crimson Text Regular" w:hAnsi="Crimson Text Regular" w:eastAsia="Crimson Text Regular"/>
        </w:rPr>
      </w:pPr>
    </w:p>
    <w:p>
      <w:pPr>
        <w:pStyle w:val="abstract"/>
        <w:numPr>
          <w:ilvl w:val="0"/>
          <w:numId w:val="4"/>
        </w:numPr>
        <w:bidi w:val="0"/>
        <w:ind w:right="0"/>
        <w:jc w:val="left"/>
        <w:rPr>
          <w:rFonts w:ascii="Crimson Text Regular" w:cs="Crimson Text Regular" w:hAnsi="Crimson Text Regular" w:eastAsia="Crimson Text Regular"/>
          <w:color w:val="000000"/>
          <w:sz w:val="17"/>
          <w:szCs w:val="17"/>
          <w:rtl w:val="0"/>
        </w:rPr>
      </w:pPr>
      <m:oMath>
        <m:r>
          <w:rPr xmlns:w="http://schemas.openxmlformats.org/wordprocessingml/2006/main">
            <w:rFonts w:ascii="Cambria Math" w:hAnsi="Cambria Math"/>
            <w:i/>
            <w:color w:val="000000"/>
            <w:sz w:val="16"/>
            <w:szCs w:val="16"/>
          </w:rPr>
          <m:t>r</m:t>
        </m:r>
      </m:oMath>
      <w:r>
        <w:rPr>
          <w:rFonts w:ascii="Crimson Text Regular" w:hAnsi="Crimson Text Regular"/>
          <w:sz w:val="20"/>
          <w:szCs w:val="20"/>
          <w:rtl w:val="0"/>
          <w:lang w:val="it-IT"/>
        </w:rPr>
        <w:t xml:space="preserve"> </w:t>
      </w:r>
      <m:oMath>
        <m:r>
          <w:rPr xmlns:w="http://schemas.openxmlformats.org/wordprocessingml/2006/main">
            <w:rFonts w:ascii="Cambria Math" w:hAnsi="Cambria Math"/>
            <w:i/>
            <w:color w:val="000000"/>
            <w:sz w:val="16"/>
            <w:szCs w:val="16"/>
          </w:rPr>
          <m:t>100</m:t>
        </m:r>
        <m:r>
          <w:rPr xmlns:w="http://schemas.openxmlformats.org/wordprocessingml/2006/main">
            <w:rFonts w:ascii="Cambria Math" w:hAnsi="Cambria Math"/>
            <w:i/>
            <w:color w:val="000000"/>
            <w:sz w:val="16"/>
            <w:szCs w:val="16"/>
          </w:rPr>
          <m:t>μ</m:t>
        </m:r>
        <m:r>
          <w:rPr xmlns:w="http://schemas.openxmlformats.org/wordprocessingml/2006/main">
            <w:rFonts w:ascii="Cambria Math" w:hAnsi="Cambria Math"/>
            <w:i/>
            <w:color w:val="000000"/>
            <w:sz w:val="16"/>
            <w:szCs w:val="16"/>
          </w:rPr>
          <m:t>m</m:t>
        </m:r>
      </m:oMath>
    </w:p>
    <w:p>
      <w:pPr>
        <w:pStyle w:val="abstract"/>
        <w:numPr>
          <w:ilvl w:val="0"/>
          <w:numId w:val="4"/>
        </w:numPr>
        <w:bidi w:val="0"/>
        <w:ind w:right="0"/>
        <w:jc w:val="left"/>
        <w:rPr>
          <w:rFonts w:ascii="Crimson Text Regular" w:cs="Crimson Text Regular" w:hAnsi="Crimson Text Regular" w:eastAsia="Crimson Text Regular"/>
          <w:color w:val="000000"/>
          <w:sz w:val="17"/>
          <w:szCs w:val="17"/>
          <w:rtl w:val="0"/>
        </w:rPr>
      </w:pPr>
      <m:oMath>
        <m:sSub>
          <m:e>
            <m:r>
              <w:rPr xmlns:w="http://schemas.openxmlformats.org/wordprocessingml/2006/main">
                <w:rFonts w:ascii="Cambria Math" w:hAnsi="Cambria Math"/>
                <w:i/>
                <w:color w:val="000000"/>
                <w:sz w:val="16"/>
                <w:szCs w:val="16"/>
              </w:rPr>
              <m:t>r</m:t>
            </m:r>
          </m:e>
          <m:sub>
            <m:r>
              <w:rPr xmlns:w="http://schemas.openxmlformats.org/wordprocessingml/2006/main">
                <w:rFonts w:ascii="Cambria Math" w:hAnsi="Cambria Math"/>
                <w:i/>
                <w:color w:val="000000"/>
                <w:sz w:val="16"/>
                <w:szCs w:val="16"/>
              </w:rPr>
              <m:t>0</m:t>
            </m:r>
          </m:sub>
        </m:sSub>
      </m:oMath>
      <w:r>
        <w:rPr>
          <w:rFonts w:ascii="Crimson Text Regular" w:hAnsi="Crimson Text Regular"/>
          <w:sz w:val="20"/>
          <w:szCs w:val="20"/>
          <w:rtl w:val="0"/>
          <w:lang w:val="it-IT"/>
        </w:rPr>
        <w:t xml:space="preserve"> </w:t>
      </w:r>
      <m:oMath>
        <m:r>
          <w:rPr xmlns:w="http://schemas.openxmlformats.org/wordprocessingml/2006/main">
            <w:rFonts w:ascii="Cambria Math" w:hAnsi="Cambria Math"/>
            <w:i/>
            <w:color w:val="000000"/>
            <w:sz w:val="16"/>
            <w:szCs w:val="16"/>
          </w:rPr>
          <m:t>90</m:t>
        </m:r>
        <m:r>
          <w:rPr xmlns:w="http://schemas.openxmlformats.org/wordprocessingml/2006/main">
            <w:rFonts w:ascii="Cambria Math" w:hAnsi="Cambria Math"/>
            <w:i/>
            <w:color w:val="000000"/>
            <w:sz w:val="16"/>
            <w:szCs w:val="16"/>
          </w:rPr>
          <m:t>μ</m:t>
        </m:r>
        <m:r>
          <w:rPr xmlns:w="http://schemas.openxmlformats.org/wordprocessingml/2006/main">
            <w:rFonts w:ascii="Cambria Math" w:hAnsi="Cambria Math"/>
            <w:i/>
            <w:color w:val="000000"/>
            <w:sz w:val="16"/>
            <w:szCs w:val="16"/>
          </w:rPr>
          <m:t>m</m:t>
        </m:r>
      </m:oMath>
    </w:p>
    <w:p>
      <w:pPr>
        <w:pStyle w:val="abstract"/>
        <w:numPr>
          <w:ilvl w:val="0"/>
          <w:numId w:val="4"/>
        </w:numPr>
        <w:bidi w:val="0"/>
        <w:ind w:right="0"/>
        <w:jc w:val="left"/>
        <w:rPr>
          <w:rFonts w:ascii="Crimson Text Regular" w:cs="Crimson Text Regular" w:hAnsi="Crimson Text Regular" w:eastAsia="Crimson Text Regular"/>
          <w:color w:val="000000"/>
          <w:sz w:val="17"/>
          <w:szCs w:val="17"/>
          <w:rtl w:val="0"/>
        </w:rPr>
      </w:pPr>
      <m:oMath>
        <m:r>
          <w:rPr xmlns:w="http://schemas.openxmlformats.org/wordprocessingml/2006/main">
            <w:rFonts w:ascii="Cambria Math" w:hAnsi="Cambria Math"/>
            <w:i/>
            <w:color w:val="000000"/>
            <w:sz w:val="16"/>
            <w:szCs w:val="16"/>
          </w:rPr>
          <m:t>d</m:t>
        </m:r>
      </m:oMath>
      <w:r>
        <w:rPr>
          <w:rFonts w:ascii="Crimson Text Regular" w:hAnsi="Crimson Text Regular"/>
          <w:sz w:val="20"/>
          <w:szCs w:val="20"/>
          <w:rtl w:val="0"/>
          <w:lang w:val="it-IT"/>
        </w:rPr>
        <w:t xml:space="preserve"> </w:t>
      </w:r>
      <m:oMath>
        <m:r>
          <w:rPr xmlns:w="http://schemas.openxmlformats.org/wordprocessingml/2006/main">
            <w:rFonts w:ascii="Cambria Math" w:hAnsi="Cambria Math"/>
            <w:i/>
            <w:color w:val="000000"/>
            <w:sz w:val="16"/>
            <w:szCs w:val="16"/>
          </w:rPr>
          <m:t>10</m:t>
        </m:r>
        <m:r>
          <w:rPr xmlns:w="http://schemas.openxmlformats.org/wordprocessingml/2006/main">
            <w:rFonts w:ascii="Cambria Math" w:hAnsi="Cambria Math"/>
            <w:i/>
            <w:color w:val="000000"/>
            <w:sz w:val="16"/>
            <w:szCs w:val="16"/>
          </w:rPr>
          <m:t>μ</m:t>
        </m:r>
        <m:r>
          <w:rPr xmlns:w="http://schemas.openxmlformats.org/wordprocessingml/2006/main">
            <w:rFonts w:ascii="Cambria Math" w:hAnsi="Cambria Math"/>
            <w:i/>
            <w:color w:val="000000"/>
            <w:sz w:val="16"/>
            <w:szCs w:val="16"/>
          </w:rPr>
          <m:t>m</m:t>
        </m:r>
      </m:oMath>
    </w:p>
    <w:p>
      <w:pPr>
        <w:pStyle w:val="abstract"/>
        <w:numPr>
          <w:ilvl w:val="0"/>
          <w:numId w:val="4"/>
        </w:numPr>
        <w:bidi w:val="0"/>
        <w:ind w:right="0"/>
        <w:jc w:val="left"/>
        <w:rPr>
          <w:rFonts w:ascii="Crimson Text Regular" w:cs="Crimson Text Regular" w:hAnsi="Crimson Text Regular" w:eastAsia="Crimson Text Regular"/>
          <w:color w:val="000000"/>
          <w:sz w:val="17"/>
          <w:szCs w:val="17"/>
          <w:rtl w:val="0"/>
        </w:rPr>
      </w:pPr>
      <m:oMath>
        <m:r>
          <w:rPr xmlns:w="http://schemas.openxmlformats.org/wordprocessingml/2006/main">
            <w:rFonts w:ascii="Cambria Math" w:hAnsi="Cambria Math"/>
            <w:i/>
            <w:color w:val="000000"/>
            <w:sz w:val="16"/>
            <w:szCs w:val="16"/>
          </w:rPr>
          <m:t>N</m:t>
        </m:r>
      </m:oMath>
      <w:r>
        <w:rPr>
          <w:rFonts w:ascii="Crimson Text Regular" w:hAnsi="Crimson Text Regular"/>
          <w:sz w:val="20"/>
          <w:szCs w:val="20"/>
          <w:rtl w:val="0"/>
          <w:lang w:val="it-IT"/>
        </w:rPr>
        <w:t xml:space="preserve"> </w:t>
      </w:r>
      <m:oMath>
        <m:r>
          <w:rPr xmlns:w="http://schemas.openxmlformats.org/wordprocessingml/2006/main">
            <w:rFonts w:ascii="Cambria Math" w:hAnsi="Cambria Math"/>
            <w:i/>
            <w:color w:val="000000"/>
            <w:sz w:val="16"/>
            <w:szCs w:val="16"/>
          </w:rPr>
          <m:t>441</m:t>
        </m:r>
      </m:oMath>
    </w:p>
    <w:p>
      <w:pPr>
        <w:pStyle w:val="abstract"/>
        <w:tabs>
          <w:tab w:val="left" w:pos="985"/>
        </w:tabs>
        <w:bidi w:val="0"/>
        <w:spacing w:line="48" w:lineRule="auto"/>
        <w:ind w:left="0" w:right="0" w:firstLine="283"/>
        <w:jc w:val="left"/>
        <w:rPr>
          <w:rFonts w:ascii="Crimson Text Regular" w:cs="Crimson Text Regular" w:hAnsi="Crimson Text Regular" w:eastAsia="Crimson Text Regular"/>
          <w:sz w:val="17"/>
          <w:szCs w:val="17"/>
          <w:rtl w:val="0"/>
          <w:lang w:val="en-US"/>
        </w:rPr>
      </w:pPr>
    </w:p>
    <w:p>
      <w:pPr>
        <w:pStyle w:val="Body A"/>
      </w:pPr>
      <w:r>
        <w:rPr>
          <w:rtl w:val="0"/>
          <w:lang w:val="en-US"/>
        </w:rPr>
        <w:t xml:space="preserve">To the previously calculated impedance from the skin electrode interface, the impedance to the cable and the impedance of the trace on the PCB </w:t>
      </w:r>
      <w:r>
        <w:rPr>
          <w:rtl w:val="0"/>
          <w:lang w:val="it-IT"/>
        </w:rPr>
        <w:t>should</w:t>
      </w:r>
      <w:r>
        <w:rPr>
          <w:rtl w:val="0"/>
          <w:lang w:val="en-US"/>
        </w:rPr>
        <w:t xml:space="preserve"> be accounted for. However, for simplicity, the impedance of the traces on the PCB </w:t>
      </w:r>
      <w:r>
        <w:rPr>
          <w:rtl w:val="0"/>
          <w:lang w:val="it-IT"/>
        </w:rPr>
        <w:t xml:space="preserve">is </w:t>
      </w:r>
      <w:r>
        <w:rPr>
          <w:rtl w:val="0"/>
          <w:lang w:val="en-US"/>
        </w:rPr>
        <w:t xml:space="preserve">negligible, as the variance in impedance wouldn't have any particular relevant effect on the </w:t>
      </w:r>
      <w:r>
        <w:rPr>
          <w:rtl w:val="0"/>
          <w:lang w:val="it-IT"/>
        </w:rPr>
        <w:t xml:space="preserve">quality of the </w:t>
      </w:r>
      <w:r>
        <w:rPr>
          <w:rtl w:val="0"/>
          <w:lang w:val="en-US"/>
        </w:rPr>
        <w:t>signal, meaning evaluating it would be be</w:t>
      </w:r>
      <w:r>
        <w:rPr>
          <w:rtl w:val="0"/>
          <w:lang w:val="it-IT"/>
        </w:rPr>
        <w:t>yond and</w:t>
      </w:r>
      <w:r>
        <w:rPr>
          <w:rtl w:val="0"/>
          <w:lang w:val="en-US"/>
        </w:rPr>
        <w:t xml:space="preserve"> unnecessary</w:t>
      </w:r>
      <w:r>
        <w:rPr>
          <w:rtl w:val="0"/>
          <w:lang w:val="it-IT"/>
        </w:rPr>
        <w:t xml:space="preserve"> for the scope</w:t>
      </w:r>
      <w:r>
        <w:rPr>
          <w:rtl w:val="0"/>
          <w:lang w:val="en-US"/>
        </w:rPr>
        <w:t>.</w:t>
      </w:r>
      <w:r>
        <w:rPr>
          <w:rtl w:val="0"/>
          <w:lang w:val="it-IT"/>
        </w:rPr>
        <w:t xml:space="preserve"> </w:t>
      </w:r>
      <w:r>
        <w:rPr>
          <w:rtl w:val="0"/>
          <w:lang w:val="en-US"/>
        </w:rPr>
        <w:t>Nevertheless</w:t>
      </w:r>
      <w:r>
        <w:rPr>
          <w:rtl w:val="0"/>
          <w:lang w:val="it-IT"/>
        </w:rPr>
        <w:t>, shielded and low impedance cables are used to interface the electrodes with the sampling hardware, opting for h</w:t>
      </w:r>
      <w:r>
        <w:rPr>
          <w:rtl w:val="0"/>
          <w:lang w:val="en-US"/>
        </w:rPr>
        <w:t>eavy-</w:t>
      </w:r>
      <w:r>
        <w:rPr>
          <w:rtl w:val="0"/>
          <w:lang w:val="it-IT"/>
        </w:rPr>
        <w:t>g</w:t>
      </w:r>
      <w:r>
        <w:rPr>
          <w:rtl w:val="0"/>
          <w:lang w:val="en-US"/>
        </w:rPr>
        <w:t xml:space="preserve">auge </w:t>
      </w:r>
      <w:r>
        <w:rPr>
          <w:rtl w:val="0"/>
          <w:lang w:val="it-IT"/>
        </w:rPr>
        <w:t>c</w:t>
      </w:r>
      <w:r>
        <w:rPr>
          <w:rtl w:val="0"/>
          <w:lang w:val="en-US"/>
        </w:rPr>
        <w:t xml:space="preserve">opper </w:t>
      </w:r>
      <w:r>
        <w:rPr>
          <w:rtl w:val="0"/>
          <w:lang w:val="it-IT"/>
        </w:rPr>
        <w:t>c</w:t>
      </w:r>
      <w:r>
        <w:rPr>
          <w:rtl w:val="0"/>
          <w:lang w:val="en-US"/>
        </w:rPr>
        <w:t>onductor</w:t>
      </w:r>
      <w:r>
        <w:rPr>
          <w:rtl w:val="0"/>
          <w:lang w:val="it-IT"/>
        </w:rPr>
        <w:t xml:space="preserve"> cables</w:t>
      </w:r>
      <w:r>
        <w:rPr>
          <w:rtl w:val="0"/>
          <w:lang w:val="en-US"/>
        </w:rPr>
        <w:t>.</w:t>
      </w:r>
    </w:p>
    <w:p>
      <w:pPr>
        <w:pStyle w:val="abstract"/>
        <w:ind w:firstLine="283"/>
        <w:jc w:val="lef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 xml:space="preserve">Finally, based on the previous </w:t>
      </w:r>
      <w:r>
        <w:rPr>
          <w:rFonts w:ascii="Crimson Text Regular" w:hAnsi="Crimson Text Regular"/>
          <w:sz w:val="20"/>
          <w:szCs w:val="20"/>
          <w:rtl w:val="0"/>
          <w:lang w:val="pt-PT"/>
        </w:rPr>
        <w:t>parameters</w:t>
      </w:r>
      <w:r>
        <w:rPr>
          <w:rFonts w:ascii="Crimson Text Regular" w:hAnsi="Crimson Text Regular"/>
          <w:sz w:val="20"/>
          <w:szCs w:val="20"/>
          <w:rtl w:val="0"/>
          <w:lang w:val="it-IT"/>
        </w:rPr>
        <w:t xml:space="preserve">, the </w:t>
      </w:r>
      <w:r>
        <w:rPr>
          <w:rFonts w:ascii="Crimson Text Regular" w:hAnsi="Crimson Text Regular"/>
          <w:sz w:val="20"/>
          <w:szCs w:val="20"/>
          <w:rtl w:val="0"/>
          <w:lang w:val="en-US"/>
        </w:rPr>
        <w:t>theoretically</w:t>
      </w:r>
      <w:r>
        <w:rPr>
          <w:rFonts w:ascii="Crimson Text Regular" w:hAnsi="Crimson Text Regular"/>
          <w:sz w:val="20"/>
          <w:szCs w:val="20"/>
          <w:rtl w:val="0"/>
          <w:lang w:val="it-IT"/>
        </w:rPr>
        <w:t xml:space="preserve"> calculated impedance is:</w:t>
      </w:r>
    </w:p>
    <w:p>
      <w:pPr>
        <w:pStyle w:val="abstract"/>
        <w:ind w:firstLine="283"/>
        <w:jc w:val="left"/>
        <w:rPr>
          <w:rFonts w:ascii="Crimson Text Regular" w:cs="Crimson Text Regular" w:hAnsi="Crimson Text Regular" w:eastAsia="Crimson Text Regular"/>
          <w:sz w:val="20"/>
          <w:szCs w:val="20"/>
        </w:rPr>
      </w:pPr>
    </w:p>
    <w:p>
      <w:pPr>
        <w:pStyle w:val="abstract"/>
        <w:ind w:firstLine="283"/>
        <w:jc w:val="center"/>
        <w:rPr>
          <w:rFonts w:ascii="Crimson Text Regular" w:cs="Crimson Text Regular" w:hAnsi="Crimson Text Regular" w:eastAsia="Crimson Text Regular"/>
          <w:color w:val="000000"/>
          <w:sz w:val="20"/>
          <w:szCs w:val="20"/>
        </w:rPr>
      </w:pPr>
      <m:oMathPara>
        <m:oMathParaPr>
          <m:jc m:val="center"/>
        </m:oMathParaPr>
        <m:oMath>
          <m:r>
            <w:rPr xmlns:w="http://schemas.openxmlformats.org/wordprocessingml/2006/main">
              <w:rFonts w:ascii="Cambria Math" w:hAnsi="Cambria Math"/>
              <w:i/>
              <w:color w:val="000000"/>
              <w:sz w:val="19"/>
              <w:szCs w:val="19"/>
            </w:rPr>
            <m:t>Z</m:t>
          </m:r>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4.81</m:t>
          </m:r>
          <m:r>
            <w:rPr xmlns:w="http://schemas.openxmlformats.org/wordprocessingml/2006/main">
              <w:rFonts w:ascii="Cambria Math" w:hAnsi="Cambria Math"/>
              <w:i/>
              <w:color w:val="000000"/>
              <w:sz w:val="19"/>
              <w:szCs w:val="19"/>
            </w:rPr>
            <m:t>k</m:t>
          </m:r>
          <m:r>
            <m:rPr>
              <m:sty m:val="p"/>
            </m:rPr>
            <w:rPr xmlns:w="http://schemas.openxmlformats.org/wordprocessingml/2006/main">
              <w:rFonts w:ascii="Cambria Math" w:hAnsi="Cambria Math"/>
              <w:i/>
              <w:color w:val="000000"/>
              <w:sz w:val="19"/>
              <w:szCs w:val="19"/>
            </w:rPr>
            <m:t>Ω</m:t>
          </m:r>
        </m:oMath>
      </m:oMathPara>
    </w:p>
    <w:p>
      <w:pPr>
        <w:pStyle w:val="abstract"/>
        <w:ind w:firstLine="283"/>
        <w:jc w:val="center"/>
        <w:rPr>
          <w:rFonts w:ascii="Crimson Text Regular" w:cs="Crimson Text Regular" w:hAnsi="Crimson Text Regular" w:eastAsia="Crimson Text Regular"/>
          <w:sz w:val="16"/>
          <w:szCs w:val="16"/>
        </w:rPr>
      </w:pPr>
    </w:p>
    <w:p>
      <w:pPr>
        <w:pStyle w:val="abstract"/>
        <w:jc w:val="left"/>
        <w:rPr>
          <w:rStyle w:val="None"/>
          <w:rFonts w:ascii="Crimson Text Regular" w:cs="Crimson Text Regular" w:hAnsi="Crimson Text Regular" w:eastAsia="Crimson Text Regular"/>
          <w:color w:val="000000"/>
          <w:sz w:val="20"/>
          <w:szCs w:val="20"/>
        </w:rPr>
      </w:pPr>
      <w:r>
        <w:rPr>
          <w:rFonts w:ascii="Crimson Text Regular" w:hAnsi="Crimson Text Regular"/>
          <w:sz w:val="20"/>
          <w:szCs w:val="20"/>
          <w:rtl w:val="0"/>
          <w:lang w:val="en-US"/>
        </w:rPr>
        <w:t>Matching the previously set target value</w:t>
      </w:r>
      <w:r>
        <w:rPr>
          <w:rFonts w:ascii="Crimson Text Regular" w:hAnsi="Crimson Text Regular"/>
          <w:sz w:val="20"/>
          <w:szCs w:val="20"/>
          <w:rtl w:val="0"/>
          <w:lang w:val="it-IT"/>
        </w:rPr>
        <w:t xml:space="preserve"> of </w:t>
      </w:r>
      <m:oMath>
        <m:r>
          <w:rPr xmlns:w="http://schemas.openxmlformats.org/wordprocessingml/2006/main">
            <w:rFonts w:ascii="Cambria Math" w:hAnsi="Cambria Math"/>
            <w:i/>
            <w:color w:val="000000"/>
            <w:sz w:val="19"/>
            <w:szCs w:val="19"/>
          </w:rPr>
          <m:t>5</m:t>
        </m:r>
        <m:r>
          <w:rPr xmlns:w="http://schemas.openxmlformats.org/wordprocessingml/2006/main">
            <w:rFonts w:ascii="Cambria Math" w:hAnsi="Cambria Math"/>
            <w:i/>
            <w:color w:val="000000"/>
            <w:sz w:val="19"/>
            <w:szCs w:val="19"/>
          </w:rPr>
          <m:t>k</m:t>
        </m:r>
        <m:r>
          <m:rPr>
            <m:sty m:val="p"/>
          </m:rPr>
          <w:rPr xmlns:w="http://schemas.openxmlformats.org/wordprocessingml/2006/main">
            <w:rFonts w:ascii="Cambria Math" w:hAnsi="Cambria Math"/>
            <w:i/>
            <w:color w:val="000000"/>
            <w:sz w:val="19"/>
            <w:szCs w:val="19"/>
          </w:rPr>
          <m:t>Ω</m:t>
        </m:r>
      </m:oMath>
      <w:r>
        <w:rPr>
          <w:rFonts w:ascii="Crimson Text Regular" w:hAnsi="Crimson Text Regular"/>
          <w:sz w:val="20"/>
          <w:szCs w:val="20"/>
          <w:rtl w:val="0"/>
          <w:lang w:val="it-IT"/>
        </w:rPr>
        <w:t>. For further details, t</w:t>
      </w:r>
      <w:r>
        <w:rPr>
          <w:rFonts w:ascii="Crimson Text Regular" w:hAnsi="Crimson Text Regular"/>
          <w:sz w:val="20"/>
          <w:szCs w:val="20"/>
          <w:rtl w:val="0"/>
          <w:lang w:val="en-US"/>
        </w:rPr>
        <w:t>he calculations and graph</w:t>
      </w:r>
      <w:r>
        <w:rPr>
          <w:rFonts w:ascii="Crimson Text Regular" w:hAnsi="Crimson Text Regular"/>
          <w:sz w:val="20"/>
          <w:szCs w:val="20"/>
          <w:rtl w:val="0"/>
          <w:lang w:val="it-IT"/>
        </w:rPr>
        <w:t>s with the tuned hyperparameters</w:t>
      </w:r>
      <w:r>
        <w:rPr>
          <w:rFonts w:ascii="Crimson Text Regular" w:hAnsi="Crimson Text Regular"/>
          <w:sz w:val="20"/>
          <w:szCs w:val="20"/>
          <w:rtl w:val="0"/>
          <w:lang w:val="en-US"/>
        </w:rPr>
        <w:t xml:space="preserve"> can be viewed </w:t>
      </w:r>
      <w:r>
        <w:rPr>
          <w:rStyle w:val="Hyperlink.0"/>
          <w:rFonts w:ascii="Crimson Text Regular" w:cs="Crimson Text Regular" w:hAnsi="Crimson Text Regular" w:eastAsia="Crimson Text Regular"/>
        </w:rPr>
        <w:fldChar w:fldCharType="begin" w:fldLock="0"/>
      </w:r>
      <w:r>
        <w:rPr>
          <w:rStyle w:val="Hyperlink.0"/>
          <w:rFonts w:ascii="Crimson Text Regular" w:cs="Crimson Text Regular" w:hAnsi="Crimson Text Regular" w:eastAsia="Crimson Text Regular"/>
        </w:rPr>
        <w:instrText xml:space="preserve"> HYPERLINK "https://www.desmos.com/calculator/oc4bp09bib"</w:instrText>
      </w:r>
      <w:r>
        <w:rPr>
          <w:rStyle w:val="Hyperlink.0"/>
          <w:rFonts w:ascii="Crimson Text Regular" w:cs="Crimson Text Regular" w:hAnsi="Crimson Text Regular" w:eastAsia="Crimson Text Regular"/>
        </w:rPr>
        <w:fldChar w:fldCharType="separate" w:fldLock="0"/>
      </w:r>
      <w:r>
        <w:rPr>
          <w:rStyle w:val="Hyperlink.0"/>
          <w:rFonts w:ascii="Crimson Text Regular" w:hAnsi="Crimson Text Regular"/>
          <w:rtl w:val="0"/>
          <w:lang w:val="en-US"/>
        </w:rPr>
        <w:t>here</w:t>
      </w:r>
      <w:r>
        <w:rPr>
          <w:rFonts w:ascii="Crimson Text Regular" w:cs="Crimson Text Regular" w:hAnsi="Crimson Text Regular" w:eastAsia="Crimson Text Regular"/>
        </w:rPr>
        <w:fldChar w:fldCharType="end" w:fldLock="0"/>
      </w:r>
      <w:r>
        <w:rPr>
          <w:rStyle w:val="None"/>
          <w:rFonts w:ascii="Crimson Text Regular" w:hAnsi="Crimson Text Regular"/>
          <w:sz w:val="20"/>
          <w:szCs w:val="20"/>
          <w:rtl w:val="0"/>
        </w:rPr>
        <w:t>.</w:t>
      </w:r>
    </w:p>
    <w:p>
      <w:pPr>
        <w:pStyle w:val="heading 3"/>
        <w:rPr>
          <w:rFonts w:ascii="Crimson Text Regular" w:cs="Crimson Text Regular" w:hAnsi="Crimson Text Regular" w:eastAsia="Crimson Text Regular"/>
          <w:lang w:val="it-IT"/>
        </w:rPr>
      </w:pPr>
      <w:r>
        <w:rPr>
          <w:rFonts w:ascii="Crimson Text Regular" w:hAnsi="Crimson Text Regular"/>
          <w:rtl w:val="0"/>
          <w:lang w:val="it-IT"/>
        </w:rPr>
        <w:t>2.</w:t>
      </w:r>
      <w:r>
        <w:rPr>
          <w:rFonts w:ascii="Crimson Text Regular" w:hAnsi="Crimson Text Regular"/>
          <w:rtl w:val="0"/>
          <w:lang w:val="it-IT"/>
        </w:rPr>
        <w:t>3</w:t>
      </w:r>
      <w:r>
        <w:rPr>
          <w:rFonts w:ascii="Crimson Text Regular" w:hAnsi="Crimson Text Regular"/>
          <w:rtl w:val="0"/>
          <w:lang w:val="it-IT"/>
        </w:rPr>
        <w:t>.</w:t>
      </w:r>
      <w:r>
        <w:rPr>
          <w:rFonts w:ascii="Crimson Text Regular" w:hAnsi="Crimson Text Regular"/>
          <w:rtl w:val="0"/>
          <w:lang w:val="it-IT"/>
        </w:rPr>
        <w:t>4</w:t>
      </w:r>
      <w:r>
        <w:rPr>
          <w:rFonts w:ascii="Crimson Text Regular" w:hAnsi="Crimson Text Regular"/>
          <w:rtl w:val="0"/>
          <w:lang w:val="it-IT"/>
        </w:rPr>
        <w:t xml:space="preserve"> Electrode Fabrication</w:t>
      </w:r>
    </w:p>
    <w:p>
      <w:pPr>
        <w:pStyle w:val="Body A"/>
        <w:rPr>
          <w:rStyle w:val="None"/>
          <w:lang w:val="it-IT"/>
        </w:rPr>
      </w:pPr>
    </w:p>
    <w:p>
      <w:pPr>
        <w:pStyle w:val="Body A"/>
        <w:rPr>
          <w:rStyle w:val="None"/>
          <w:color w:val="000000"/>
          <w:sz w:val="19"/>
          <w:lang w:val="en-US"/>
        </w:rPr>
      </w:pPr>
      <w:r>
        <w:rPr>
          <w:rStyle w:val="None"/>
          <w:rtl w:val="0"/>
          <w:lang w:val="it-IT"/>
        </w:rPr>
        <w:t xml:space="preserve">The micro-needle array is fabricated using </w:t>
      </w:r>
      <w:r>
        <w:rPr>
          <w:rStyle w:val="None"/>
          <w:rtl w:val="0"/>
          <w:lang w:val="en-US"/>
        </w:rPr>
        <w:t xml:space="preserve">a precise </w:t>
      </w:r>
      <w:r>
        <w:rPr>
          <w:rStyle w:val="None"/>
          <w:rtl w:val="0"/>
          <w:lang w:val="it-IT"/>
        </w:rPr>
        <w:t xml:space="preserve">reverse </w:t>
      </w:r>
      <w:r>
        <w:rPr>
          <w:rStyle w:val="None"/>
          <w:rtl w:val="0"/>
          <w:lang w:val="en-US"/>
        </w:rPr>
        <w:t>molding technique</w:t>
      </w:r>
      <w:r>
        <w:rPr>
          <w:rStyle w:val="None"/>
          <w:rtl w:val="0"/>
          <w:lang w:val="it-IT"/>
        </w:rPr>
        <w:t xml:space="preserve">. </w:t>
      </w:r>
      <w:r>
        <w:rPr>
          <w:rStyle w:val="None"/>
          <w:rtl w:val="0"/>
          <w:lang w:val="en-US"/>
        </w:rPr>
        <w:t xml:space="preserve">Initially, a 3D model of the electrode </w:t>
      </w:r>
      <w:r>
        <w:rPr>
          <w:rStyle w:val="None"/>
          <w:rtl w:val="0"/>
          <w:lang w:val="it-IT"/>
        </w:rPr>
        <w:t>is</w:t>
      </w:r>
      <w:r>
        <w:rPr>
          <w:rStyle w:val="None"/>
          <w:rtl w:val="0"/>
          <w:lang w:val="en-US"/>
        </w:rPr>
        <w:t xml:space="preserve"> designed and printed in resin, with dimensions scaled 2% larger to account for shrinkage during the molding process. </w:t>
      </w:r>
      <w:r>
        <w:rPr>
          <w:rStyle w:val="None"/>
          <w:rtl w:val="0"/>
          <w:lang w:val="it-IT"/>
        </w:rPr>
        <w:t xml:space="preserve">The STL file of the micro-needle array can be found </w:t>
      </w:r>
      <w:r>
        <w:rPr>
          <w:rStyle w:val="Hyperlink.1"/>
        </w:rPr>
        <w:fldChar w:fldCharType="begin" w:fldLock="0"/>
      </w:r>
      <w:r>
        <w:rPr>
          <w:rStyle w:val="Hyperlink.1"/>
        </w:rPr>
        <w:instrText xml:space="preserve"> HYPERLINK "https://drive.google.com/file/d/1XwynN6_vjyrGJeypSEfj8IiTUlD0RIpA/"</w:instrText>
      </w:r>
      <w:r>
        <w:rPr>
          <w:rStyle w:val="Hyperlink.1"/>
        </w:rPr>
        <w:fldChar w:fldCharType="separate" w:fldLock="0"/>
      </w:r>
      <w:r>
        <w:rPr>
          <w:rStyle w:val="Hyperlink.1"/>
          <w:rtl w:val="0"/>
          <w:lang w:val="it-IT"/>
        </w:rPr>
        <w:t>here</w:t>
      </w:r>
      <w:r>
        <w:rPr/>
        <w:fldChar w:fldCharType="end" w:fldLock="0"/>
      </w:r>
      <w:r>
        <w:rPr>
          <w:rStyle w:val="None"/>
          <w:rtl w:val="0"/>
          <w:lang w:val="it-IT"/>
        </w:rPr>
        <w:t xml:space="preserve">. </w:t>
      </w:r>
      <w:r>
        <w:rPr>
          <w:rStyle w:val="None"/>
          <w:rtl w:val="0"/>
          <w:lang w:val="en-US"/>
        </w:rPr>
        <w:t xml:space="preserve">The resin model will then be used to create a master mold, as </w:t>
      </w:r>
      <w:r>
        <w:rPr>
          <w:rStyle w:val="None"/>
          <w:rtl w:val="0"/>
          <w:lang w:val="it-IT"/>
        </w:rPr>
        <w:t xml:space="preserve">the </w:t>
      </w:r>
      <w:r>
        <w:rPr>
          <w:rStyle w:val="None"/>
          <w:rtl w:val="0"/>
          <w:lang w:val="en-US"/>
        </w:rPr>
        <w:t>resin's melting point is not high enough to withstand the liquid alloy, by pressing it into zirconia ceramic, which, on the other hand, has exceptional thermal stability and a high melting point (</w:t>
      </w:r>
      <m:oMath>
        <m:sSup>
          <m:e>
            <m:r>
              <w:rPr xmlns:w="http://schemas.openxmlformats.org/wordprocessingml/2006/main">
                <w:rFonts w:ascii="Cambria Math" w:hAnsi="Cambria Math"/>
                <w:i/>
                <w:color w:val="000000"/>
                <w:sz w:val="18"/>
                <w:szCs w:val="18"/>
              </w:rPr>
              <m:t>2715</m:t>
            </m:r>
          </m:e>
          <m:sup>
            <m:r>
              <w:rPr xmlns:w="http://schemas.openxmlformats.org/wordprocessingml/2006/main">
                <w:rFonts w:ascii="Cambria Math" w:hAnsi="Cambria Math"/>
                <w:i/>
                <w:color w:val="000000"/>
                <w:sz w:val="18"/>
                <w:szCs w:val="18"/>
              </w:rPr>
              <m:t>∘</m:t>
            </m:r>
          </m:sup>
        </m:sSup>
        <m:r>
          <m:rPr>
            <m:nor/>
          </m:rPr>
          <w:rPr xmlns:w="http://schemas.openxmlformats.org/wordprocessingml/2006/main">
            <w:rFonts w:ascii="Cambria Math" w:hAnsi="Cambria Math"/>
            <w:i/>
            <w:color w:val="000000"/>
            <w:sz w:val="18"/>
            <w:szCs w:val="18"/>
          </w:rPr>
          <m:t>C</m:t>
        </m:r>
      </m:oMath>
      <w:r>
        <w:rPr>
          <w:rtl w:val="0"/>
        </w:rPr>
        <w:t>).</w:t>
      </w:r>
      <w:r>
        <w:rPr>
          <w:rStyle w:val="None"/>
          <w:sz w:val="19"/>
          <w:szCs w:val="19"/>
          <w:rtl w:val="0"/>
          <w:lang w:val="it-IT"/>
        </w:rPr>
        <w:t xml:space="preserve"> </w:t>
      </w:r>
      <w:r>
        <w:rPr>
          <w:rStyle w:val="None"/>
          <w:rtl w:val="0"/>
          <w:lang w:val="en-US"/>
        </w:rPr>
        <w:t>The zirconia master mold is produced through the following steps:</w:t>
      </w:r>
    </w:p>
    <w:p>
      <w:pPr>
        <w:pStyle w:val="Body A"/>
        <w:sectPr>
          <w:headerReference w:type="default" r:id="rId7"/>
          <w:headerReference w:type="even" r:id="rId8"/>
          <w:headerReference w:type="first" r:id="rId9"/>
          <w:footerReference w:type="default" r:id="rId10"/>
          <w:footerReference w:type="even" r:id="rId11"/>
          <w:footerReference w:type="first" r:id="rId12"/>
          <w:pgSz w:w="11900" w:h="16840" w:orient="portrait"/>
          <w:pgMar w:top="2948" w:right="2494" w:bottom="2948" w:left="2494" w:header="2381" w:footer="2324"/>
          <w:titlePg w:val="1"/>
          <w:bidi w:val="0"/>
        </w:sectPr>
      </w:pPr>
      <w:r/>
    </w:p>
    <w:p>
      <w:pPr>
        <w:pStyle w:val="Body A"/>
        <w:numPr>
          <w:ilvl w:val="0"/>
          <w:numId w:val="6"/>
        </w:numPr>
        <w:bidi w:val="0"/>
        <w:spacing w:line="120" w:lineRule="atLeast"/>
        <w:ind w:right="0"/>
        <w:jc w:val="both"/>
        <w:rPr>
          <w:rtl w:val="0"/>
          <w:lang w:val="en-US"/>
        </w:rPr>
      </w:pPr>
      <w:r>
        <w:rPr>
          <w:rStyle w:val="None"/>
          <w:rtl w:val="0"/>
          <w:lang w:val="en-US"/>
        </w:rPr>
        <w:t>The resin prototype is carefully pressed into zirconia to form the mold cavity.</w:t>
      </w:r>
    </w:p>
    <w:p>
      <w:pPr>
        <w:pStyle w:val="Body A"/>
        <w:numPr>
          <w:ilvl w:val="0"/>
          <w:numId w:val="6"/>
        </w:numPr>
        <w:bidi w:val="0"/>
        <w:spacing w:line="120" w:lineRule="atLeast"/>
        <w:ind w:right="0"/>
        <w:jc w:val="both"/>
        <w:rPr>
          <w:color w:val="000000"/>
          <w:sz w:val="20"/>
          <w:rtl w:val="0"/>
          <w:lang w:val="en-US"/>
        </w:rPr>
      </w:pPr>
      <w:r>
        <w:rPr>
          <w:rStyle w:val="None"/>
          <w:rtl w:val="0"/>
          <w:lang w:val="en-US"/>
        </w:rPr>
        <w:t xml:space="preserve">The zirconia mold is solidified and subsequently heated </w:t>
      </w:r>
      <w:r>
        <w:rPr>
          <w:rStyle w:val="None"/>
          <w:rtl w:val="0"/>
          <w:lang w:val="it-IT"/>
        </w:rPr>
        <w:t xml:space="preserve">to </w:t>
      </w:r>
      <m:oMath>
        <m:sSup>
          <m:e>
            <m:r>
              <w:rPr xmlns:w="http://schemas.openxmlformats.org/wordprocessingml/2006/main">
                <w:rFonts w:ascii="Cambria Math" w:hAnsi="Cambria Math"/>
                <w:i/>
                <w:color w:val="000000"/>
                <w:sz w:val="19"/>
                <w:szCs w:val="19"/>
              </w:rPr>
              <m:t>2000</m:t>
            </m:r>
          </m:e>
          <m:sup>
            <m:r>
              <w:rPr xmlns:w="http://schemas.openxmlformats.org/wordprocessingml/2006/main">
                <w:rFonts w:ascii="Cambria Math" w:hAnsi="Cambria Math"/>
                <w:i/>
                <w:color w:val="000000"/>
                <w:sz w:val="19"/>
                <w:szCs w:val="19"/>
              </w:rPr>
              <m:t>∘</m:t>
            </m:r>
          </m:sup>
        </m:sSup>
        <m:r>
          <m:rPr>
            <m:nor/>
          </m:rPr>
          <w:rPr xmlns:w="http://schemas.openxmlformats.org/wordprocessingml/2006/main">
            <w:rFonts w:ascii="Cambria Math" w:hAnsi="Cambria Math"/>
            <w:i/>
            <w:color w:val="000000"/>
            <w:sz w:val="19"/>
            <w:szCs w:val="19"/>
          </w:rPr>
          <m:t>C</m:t>
        </m:r>
      </m:oMath>
      <w:r>
        <w:rPr>
          <w:rStyle w:val="None"/>
          <w:rtl w:val="0"/>
          <w:lang w:val="it-IT"/>
        </w:rPr>
        <w:t xml:space="preserve"> </w:t>
      </w:r>
      <w:r>
        <w:rPr>
          <w:rStyle w:val="None"/>
          <w:rtl w:val="0"/>
          <w:lang w:val="en-US"/>
        </w:rPr>
        <w:t xml:space="preserve">using a kiln, </w:t>
      </w:r>
      <w:r>
        <w:rPr>
          <w:rStyle w:val="None"/>
          <w:rtl w:val="0"/>
          <w:lang w:val="it-IT"/>
        </w:rPr>
        <w:t xml:space="preserve">   </w:t>
      </w:r>
      <w:r>
        <w:rPr>
          <w:rStyle w:val="None"/>
          <w:rtl w:val="0"/>
          <w:lang w:val="en-US"/>
        </w:rPr>
        <w:t>thus ensuring structural integrity and durability.</w:t>
      </w:r>
    </w:p>
    <w:p>
      <w:pPr>
        <w:pStyle w:val="Body A"/>
        <w:numPr>
          <w:ilvl w:val="0"/>
          <w:numId w:val="6"/>
        </w:numPr>
        <w:bidi w:val="0"/>
        <w:spacing w:line="120" w:lineRule="atLeast"/>
        <w:ind w:right="0"/>
        <w:jc w:val="both"/>
        <w:rPr>
          <w:rtl w:val="0"/>
          <w:lang w:val="en-US"/>
        </w:rPr>
      </w:pPr>
      <w:r>
        <w:rPr>
          <w:rStyle w:val="None"/>
          <w:rtl w:val="0"/>
          <w:lang w:val="en-US"/>
        </w:rPr>
        <w:t>The master mold is then carefully removed and reused for subsequent replications until possible breakage. This process is repeated ten times to enable batch production and enhance the efficiency of electrode manufacturing.</w:t>
      </w:r>
    </w:p>
    <w:p>
      <w:pPr>
        <w:pStyle w:val="Body A"/>
        <w:numPr>
          <w:ilvl w:val="0"/>
          <w:numId w:val="6"/>
        </w:numPr>
        <w:bidi w:val="0"/>
        <w:spacing w:line="120" w:lineRule="atLeast"/>
        <w:ind w:right="0"/>
        <w:jc w:val="both"/>
        <w:rPr>
          <w:rtl w:val="0"/>
          <w:lang w:val="en-US"/>
        </w:rPr>
        <w:sectPr>
          <w:type w:val="continuous"/>
          <w:pgSz w:w="11900" w:h="16840" w:orient="portrait"/>
          <w:pgMar w:top="2948" w:right="2494" w:bottom="2948" w:left="2494" w:header="2381" w:footer="2324"/>
          <w:bidi w:val="0"/>
        </w:sectPr>
      </w:pPr>
      <w:r>
        <w:rPr>
          <w:rStyle w:val="None"/>
          <w:rtl w:val="0"/>
          <w:lang w:val="en-US"/>
        </w:rPr>
        <w:t>Silicone-Based Spray Release Agent is applied onto the walls of the mold to simplify the removal of the later removed alloy.</w:t>
      </w:r>
      <w:r/>
    </w:p>
    <w:p>
      <w:pPr>
        <w:pStyle w:val="Body A"/>
      </w:pPr>
    </w:p>
    <w:p>
      <w:pPr>
        <w:pStyle w:val="Body A"/>
        <w:rPr>
          <w:rStyle w:val="None"/>
          <w:color w:val="000000"/>
          <w:sz w:val="19"/>
          <w:szCs w:val="19"/>
        </w:rPr>
      </w:pPr>
      <w:r>
        <w:rPr>
          <w:rStyle w:val="None"/>
          <w:rtl w:val="0"/>
          <w:lang w:val="en-US"/>
        </w:rPr>
        <w:t xml:space="preserve">After </w:t>
      </w:r>
      <w:r>
        <w:rPr>
          <w:rStyle w:val="None"/>
          <w:rtl w:val="0"/>
          <w:lang w:val="it-IT"/>
        </w:rPr>
        <w:t xml:space="preserve">the </w:t>
      </w:r>
      <w:r>
        <w:rPr>
          <w:rStyle w:val="None"/>
          <w:rtl w:val="0"/>
          <w:lang w:val="en-US"/>
        </w:rPr>
        <w:t xml:space="preserve">48 molds are prepared, one for each electrode for faster batch production, the alloy is </w:t>
      </w:r>
      <w:r>
        <w:rPr>
          <w:rStyle w:val="None"/>
          <w:rtl w:val="0"/>
          <w:lang w:val="it-IT"/>
        </w:rPr>
        <w:t>produced</w:t>
      </w:r>
      <w:r>
        <w:rPr>
          <w:rStyle w:val="None"/>
          <w:rtl w:val="0"/>
          <w:lang w:val="en-US"/>
        </w:rPr>
        <w:t xml:space="preserve"> by melting gold and platinum. Gold melts at </w:t>
      </w:r>
      <m:oMath>
        <m:sSup>
          <m:e>
            <m:r>
              <w:rPr xmlns:w="http://schemas.openxmlformats.org/wordprocessingml/2006/main">
                <w:rFonts w:ascii="Cambria Math" w:hAnsi="Cambria Math"/>
                <w:i/>
                <w:color w:val="000000"/>
                <w:sz w:val="18"/>
                <w:szCs w:val="18"/>
              </w:rPr>
              <m:t>1064</m:t>
            </m:r>
          </m:e>
          <m:sup>
            <m:r>
              <w:rPr xmlns:w="http://schemas.openxmlformats.org/wordprocessingml/2006/main">
                <w:rFonts w:ascii="Cambria Math" w:hAnsi="Cambria Math"/>
                <w:i/>
                <w:color w:val="000000"/>
                <w:sz w:val="18"/>
                <w:szCs w:val="18"/>
              </w:rPr>
              <m:t>∘</m:t>
            </m:r>
          </m:sup>
        </m:sSup>
        <m:r>
          <w:rPr xmlns:w="http://schemas.openxmlformats.org/wordprocessingml/2006/main">
            <w:rFonts w:ascii="Cambria Math" w:hAnsi="Cambria Math"/>
            <w:i/>
            <w:color w:val="000000"/>
            <w:sz w:val="18"/>
            <w:szCs w:val="18"/>
          </w:rPr>
          <m:t>C</m:t>
        </m:r>
      </m:oMath>
      <w:r>
        <w:rPr>
          <w:rStyle w:val="None"/>
          <w:rtl w:val="0"/>
          <w:lang w:val="it-IT"/>
        </w:rPr>
        <w:t xml:space="preserve"> </w:t>
      </w:r>
      <w:r>
        <w:rPr>
          <w:rStyle w:val="None"/>
          <w:rtl w:val="0"/>
          <w:lang w:val="en-US"/>
        </w:rPr>
        <w:t>and platinum at</w:t>
      </w:r>
      <w:r>
        <w:rPr>
          <w:rStyle w:val="None"/>
          <w:rtl w:val="0"/>
          <w:lang w:val="it-IT"/>
        </w:rPr>
        <w:t xml:space="preserve"> </w:t>
      </w:r>
      <m:oMath>
        <m:sSup>
          <m:e>
            <m:r>
              <w:rPr xmlns:w="http://schemas.openxmlformats.org/wordprocessingml/2006/main">
                <w:rFonts w:ascii="Cambria Math" w:hAnsi="Cambria Math"/>
                <w:i/>
                <w:color w:val="000000"/>
                <w:sz w:val="18"/>
                <w:szCs w:val="18"/>
              </w:rPr>
              <m:t>1768</m:t>
            </m:r>
          </m:e>
          <m:sup>
            <m:r>
              <w:rPr xmlns:w="http://schemas.openxmlformats.org/wordprocessingml/2006/main">
                <w:rFonts w:ascii="Cambria Math" w:hAnsi="Cambria Math"/>
                <w:i/>
                <w:color w:val="000000"/>
                <w:sz w:val="18"/>
                <w:szCs w:val="18"/>
              </w:rPr>
              <m:t>∘</m:t>
            </m:r>
          </m:sup>
        </m:sSup>
        <m:r>
          <w:rPr xmlns:w="http://schemas.openxmlformats.org/wordprocessingml/2006/main">
            <w:rFonts w:ascii="Cambria Math" w:hAnsi="Cambria Math"/>
            <w:i/>
            <w:color w:val="000000"/>
            <w:sz w:val="18"/>
            <w:szCs w:val="18"/>
          </w:rPr>
          <m:t>C</m:t>
        </m:r>
      </m:oMath>
      <w:r>
        <w:rPr>
          <w:rStyle w:val="None"/>
          <w:rtl w:val="0"/>
          <w:lang w:val="en-US"/>
        </w:rPr>
        <w:t>. Both metals are heated and melted in a controlled environment, mixed thoroughly to ensure homogeneity, and then poured into the zirconia molds. Once the alloy has cooled and solidified, the mold is carefully broken, and the zirconia is separated from the gold-platinum micro needles. Each micro needle is then subsequently cleaned using isopropyl alcohol to remove residual particles of the zirconia or any impurities. The micro needles are then carefully verified under the microscope, ensuring for integrity.</w:t>
      </w:r>
    </w:p>
    <w:p>
      <w:pPr>
        <w:pStyle w:val="Body A"/>
      </w:pPr>
    </w:p>
    <w:p>
      <w:pPr>
        <w:pStyle w:val="Body A"/>
      </w:pPr>
      <w:r>
        <w:rPr>
          <w:rStyle w:val="None"/>
          <w:rtl w:val="0"/>
          <w:lang w:val="en-US"/>
        </w:rPr>
        <w:t xml:space="preserve">Once all the needles are confirmed to be intact and well constructed, as detailed in the preceding section, the completed micro needles, 420 in total, </w:t>
      </w:r>
      <w:r>
        <w:rPr>
          <w:rStyle w:val="None"/>
          <w:rtl w:val="0"/>
          <w:lang w:val="it-IT"/>
        </w:rPr>
        <w:t>are</w:t>
      </w:r>
      <w:r>
        <w:rPr>
          <w:rStyle w:val="None"/>
          <w:rtl w:val="0"/>
          <w:lang w:val="en-US"/>
        </w:rPr>
        <w:t xml:space="preserve"> mounted onto a custom-designed printed circuit board (PCB). The attachment </w:t>
      </w:r>
      <w:r>
        <w:rPr>
          <w:rStyle w:val="None"/>
          <w:rtl w:val="0"/>
          <w:lang w:val="it-IT"/>
        </w:rPr>
        <w:t>is done by using a</w:t>
      </w:r>
      <w:r>
        <w:rPr>
          <w:rStyle w:val="None"/>
          <w:rtl w:val="0"/>
          <w:lang w:val="en-US"/>
        </w:rPr>
        <w:t xml:space="preserve"> PCB glue</w:t>
      </w:r>
      <w:r>
        <w:rPr>
          <w:rStyle w:val="None"/>
          <w:rtl w:val="0"/>
          <w:lang w:val="it-IT"/>
        </w:rPr>
        <w:t xml:space="preserve"> through a</w:t>
      </w:r>
      <w:r>
        <w:rPr>
          <w:rStyle w:val="None"/>
          <w:rtl w:val="0"/>
          <w:lang w:val="en-US"/>
        </w:rPr>
        <w:t xml:space="preserve"> microscope. </w:t>
      </w:r>
      <w:r>
        <w:rPr>
          <w:rStyle w:val="None"/>
          <w:rtl w:val="0"/>
          <w:lang w:val="it-IT"/>
        </w:rPr>
        <w:t>E</w:t>
      </w:r>
      <w:r>
        <w:rPr>
          <w:rStyle w:val="None"/>
          <w:rtl w:val="0"/>
          <w:lang w:val="en-US"/>
        </w:rPr>
        <w:t xml:space="preserve">ach micro needle </w:t>
      </w:r>
      <w:r>
        <w:rPr>
          <w:rStyle w:val="None"/>
          <w:rtl w:val="0"/>
          <w:lang w:val="it-IT"/>
        </w:rPr>
        <w:t>is</w:t>
      </w:r>
      <w:r>
        <w:rPr>
          <w:rStyle w:val="None"/>
          <w:rtl w:val="0"/>
          <w:lang w:val="en-US"/>
        </w:rPr>
        <w:t xml:space="preserve"> individually wired in parallel with a designed trace on the PCB to a shielded cable, which interfaces directly with the ADS1299 chip, enabling precise electrical signal acquisition with the lowest possible impedance.</w:t>
      </w:r>
    </w:p>
    <w:p>
      <w:pPr>
        <w:pStyle w:val="Body A"/>
      </w:pPr>
    </w:p>
    <w:p>
      <w:pPr>
        <w:pStyle w:val="Body A"/>
      </w:pPr>
      <w:r>
        <w:rPr>
          <w:rStyle w:val="None"/>
          <w:rtl w:val="0"/>
          <w:lang w:val="it-IT"/>
        </w:rPr>
        <w:t>F</w:t>
      </w:r>
      <w:r>
        <w:rPr>
          <w:rStyle w:val="None"/>
          <w:rtl w:val="0"/>
          <w:lang w:val="en-US"/>
        </w:rPr>
        <w:t>or the cost of production, the following assumptions and calculations can be made:</w:t>
      </w:r>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Para>
        <m:oMathParaPr>
          <m:jc m:val="left"/>
        </m:oMathParaPr>
        <m:oMath>
          <m:sSub>
            <m:e>
              <m:r>
                <w:rPr xmlns:w="http://schemas.openxmlformats.org/wordprocessingml/2006/main">
                  <w:rFonts w:ascii="Cambria Math" w:hAnsi="Cambria Math"/>
                  <w:i/>
                  <w:color w:val="000000"/>
                  <w:sz w:val="16"/>
                  <w:szCs w:val="16"/>
                </w:rPr>
                <m:t>P</m:t>
              </m:r>
            </m:e>
            <m:sub>
              <m:r>
                <m:rPr>
                  <m:sty m:val="p"/>
                </m:rPr>
                <w:rPr xmlns:w="http://schemas.openxmlformats.org/wordprocessingml/2006/main">
                  <w:rFonts w:ascii="Cambria Math" w:hAnsi="Cambria Math"/>
                  <w:i/>
                  <w:color w:val="000000"/>
                  <w:sz w:val="16"/>
                  <w:szCs w:val="16"/>
                </w:rPr>
                <m:t>g</m:t>
              </m:r>
              <m:r>
                <m:rPr>
                  <m:sty m:val="p"/>
                </m:rPr>
                <w:rPr xmlns:w="http://schemas.openxmlformats.org/wordprocessingml/2006/main">
                  <w:rFonts w:ascii="Cambria Math" w:hAnsi="Cambria Math"/>
                  <w:i/>
                  <w:color w:val="000000"/>
                  <w:sz w:val="16"/>
                  <w:szCs w:val="16"/>
                </w:rPr>
                <m:t>o</m:t>
              </m:r>
              <m:r>
                <m:rPr>
                  <m:sty m:val="p"/>
                </m:rPr>
                <w:rPr xmlns:w="http://schemas.openxmlformats.org/wordprocessingml/2006/main">
                  <w:rFonts w:ascii="Cambria Math" w:hAnsi="Cambria Math"/>
                  <w:i/>
                  <w:color w:val="000000"/>
                  <w:sz w:val="16"/>
                  <w:szCs w:val="16"/>
                </w:rPr>
                <m:t>l</m:t>
              </m:r>
              <m:r>
                <m:rPr>
                  <m:sty m:val="p"/>
                </m:rPr>
                <w:rPr xmlns:w="http://schemas.openxmlformats.org/wordprocessingml/2006/main">
                  <w:rFonts w:ascii="Cambria Math" w:hAnsi="Cambria Math"/>
                  <w:i/>
                  <w:color w:val="000000"/>
                  <w:sz w:val="16"/>
                  <w:szCs w:val="16"/>
                </w:rPr>
                <m:t>d</m:t>
              </m:r>
            </m:sub>
          </m:sSub>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81.23</m:t>
          </m:r>
          <m:r>
            <m:rPr>
              <m:nor/>
            </m:rP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r>
            <m:rPr>
              <m:sty m:val="p"/>
            </m:rPr>
            <w:rPr xmlns:w="http://schemas.openxmlformats.org/wordprocessingml/2006/main">
              <w:rFonts w:ascii="Cambria Math" w:hAnsi="Cambria Math"/>
              <w:i/>
              <w:color w:val="000000"/>
              <w:sz w:val="16"/>
              <w:szCs w:val="16"/>
            </w:rPr>
            <m:t>g</m:t>
          </m:r>
        </m:oMath>
      </m:oMathPara>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Para>
        <m:oMathParaPr>
          <m:jc m:val="left"/>
        </m:oMathParaPr>
        <m:oMath>
          <m:sSub>
            <m:e>
              <m:r>
                <w:rPr xmlns:w="http://schemas.openxmlformats.org/wordprocessingml/2006/main">
                  <w:rFonts w:ascii="Cambria Math" w:hAnsi="Cambria Math"/>
                  <w:i/>
                  <w:color w:val="000000"/>
                  <w:sz w:val="16"/>
                  <w:szCs w:val="16"/>
                </w:rPr>
                <m:t>P</m:t>
              </m:r>
            </m:e>
            <m:sub>
              <m:r>
                <m:rPr>
                  <m:sty m:val="p"/>
                </m:rPr>
                <w:rPr xmlns:w="http://schemas.openxmlformats.org/wordprocessingml/2006/main">
                  <w:rFonts w:ascii="Cambria Math" w:hAnsi="Cambria Math"/>
                  <w:i/>
                  <w:color w:val="000000"/>
                  <w:sz w:val="16"/>
                  <w:szCs w:val="16"/>
                </w:rPr>
                <m:t>p</m:t>
              </m:r>
              <m:r>
                <m:rPr>
                  <m:sty m:val="p"/>
                </m:rPr>
                <w:rPr xmlns:w="http://schemas.openxmlformats.org/wordprocessingml/2006/main">
                  <w:rFonts w:ascii="Cambria Math" w:hAnsi="Cambria Math"/>
                  <w:i/>
                  <w:color w:val="000000"/>
                  <w:sz w:val="16"/>
                  <w:szCs w:val="16"/>
                </w:rPr>
                <m:t>l</m:t>
              </m:r>
              <m:r>
                <m:rPr>
                  <m:sty m:val="p"/>
                </m:rPr>
                <w:rPr xmlns:w="http://schemas.openxmlformats.org/wordprocessingml/2006/main">
                  <w:rFonts w:ascii="Cambria Math" w:hAnsi="Cambria Math"/>
                  <w:i/>
                  <w:color w:val="000000"/>
                  <w:sz w:val="16"/>
                  <w:szCs w:val="16"/>
                </w:rPr>
                <m:t>a</m:t>
              </m:r>
              <m:r>
                <m:rPr>
                  <m:sty m:val="p"/>
                </m:rPr>
                <w:rPr xmlns:w="http://schemas.openxmlformats.org/wordprocessingml/2006/main">
                  <w:rFonts w:ascii="Cambria Math" w:hAnsi="Cambria Math"/>
                  <w:i/>
                  <w:color w:val="000000"/>
                  <w:sz w:val="16"/>
                  <w:szCs w:val="16"/>
                </w:rPr>
                <m:t>t</m:t>
              </m:r>
              <m:r>
                <m:rPr>
                  <m:sty m:val="p"/>
                </m:rPr>
                <w:rPr xmlns:w="http://schemas.openxmlformats.org/wordprocessingml/2006/main">
                  <w:rFonts w:ascii="Cambria Math" w:hAnsi="Cambria Math"/>
                  <w:i/>
                  <w:color w:val="000000"/>
                  <w:sz w:val="16"/>
                  <w:szCs w:val="16"/>
                </w:rPr>
                <m:t>i</m:t>
              </m:r>
              <m:r>
                <m:rPr>
                  <m:sty m:val="p"/>
                </m:rPr>
                <w:rPr xmlns:w="http://schemas.openxmlformats.org/wordprocessingml/2006/main">
                  <w:rFonts w:ascii="Cambria Math" w:hAnsi="Cambria Math"/>
                  <w:i/>
                  <w:color w:val="000000"/>
                  <w:sz w:val="16"/>
                  <w:szCs w:val="16"/>
                </w:rPr>
                <m:t>n</m:t>
              </m:r>
              <m:r>
                <m:rPr>
                  <m:sty m:val="p"/>
                </m:rPr>
                <w:rPr xmlns:w="http://schemas.openxmlformats.org/wordprocessingml/2006/main">
                  <w:rFonts w:ascii="Cambria Math" w:hAnsi="Cambria Math"/>
                  <w:i/>
                  <w:color w:val="000000"/>
                  <w:sz w:val="16"/>
                  <w:szCs w:val="16"/>
                </w:rPr>
                <m:t>u</m:t>
              </m:r>
              <m:r>
                <m:rPr>
                  <m:sty m:val="p"/>
                </m:rPr>
                <w:rPr xmlns:w="http://schemas.openxmlformats.org/wordprocessingml/2006/main">
                  <w:rFonts w:ascii="Cambria Math" w:hAnsi="Cambria Math"/>
                  <w:i/>
                  <w:color w:val="000000"/>
                  <w:sz w:val="16"/>
                  <w:szCs w:val="16"/>
                </w:rPr>
                <m:t>m</m:t>
              </m:r>
            </m:sub>
          </m:sSub>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29.02</m:t>
          </m:r>
          <m:r>
            <m:rPr>
              <m:nor/>
            </m:rP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r>
            <m:rPr>
              <m:sty m:val="p"/>
            </m:rPr>
            <w:rPr xmlns:w="http://schemas.openxmlformats.org/wordprocessingml/2006/main">
              <w:rFonts w:ascii="Cambria Math" w:hAnsi="Cambria Math"/>
              <w:i/>
              <w:color w:val="000000"/>
              <w:sz w:val="16"/>
              <w:szCs w:val="16"/>
            </w:rPr>
            <m:t>g</m:t>
          </m:r>
        </m:oMath>
      </m:oMathPara>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Para>
        <m:oMathParaPr>
          <m:jc m:val="left"/>
        </m:oMathParaPr>
        <m:oMath>
          <m:sSub>
            <m:e>
              <m:r>
                <w:rPr xmlns:w="http://schemas.openxmlformats.org/wordprocessingml/2006/main">
                  <w:rFonts w:ascii="Cambria Math" w:hAnsi="Cambria Math"/>
                  <w:i/>
                  <w:color w:val="000000"/>
                  <w:sz w:val="16"/>
                  <w:szCs w:val="16"/>
                </w:rPr>
                <m:t>ρ</m:t>
              </m:r>
            </m:e>
            <m:sub>
              <m:r>
                <m:rPr>
                  <m:sty m:val="p"/>
                </m:rPr>
                <w:rPr xmlns:w="http://schemas.openxmlformats.org/wordprocessingml/2006/main">
                  <w:rFonts w:ascii="Cambria Math" w:hAnsi="Cambria Math"/>
                  <w:i/>
                  <w:color w:val="000000"/>
                  <w:sz w:val="16"/>
                  <w:szCs w:val="16"/>
                </w:rPr>
                <m:t>g</m:t>
              </m:r>
              <m:r>
                <m:rPr>
                  <m:sty m:val="p"/>
                </m:rPr>
                <w:rPr xmlns:w="http://schemas.openxmlformats.org/wordprocessingml/2006/main">
                  <w:rFonts w:ascii="Cambria Math" w:hAnsi="Cambria Math"/>
                  <w:i/>
                  <w:color w:val="000000"/>
                  <w:sz w:val="16"/>
                  <w:szCs w:val="16"/>
                </w:rPr>
                <m:t>o</m:t>
              </m:r>
              <m:r>
                <m:rPr>
                  <m:sty m:val="p"/>
                </m:rPr>
                <w:rPr xmlns:w="http://schemas.openxmlformats.org/wordprocessingml/2006/main">
                  <w:rFonts w:ascii="Cambria Math" w:hAnsi="Cambria Math"/>
                  <w:i/>
                  <w:color w:val="000000"/>
                  <w:sz w:val="16"/>
                  <w:szCs w:val="16"/>
                </w:rPr>
                <m:t>l</m:t>
              </m:r>
              <m:r>
                <m:rPr>
                  <m:sty m:val="p"/>
                </m:rPr>
                <w:rPr xmlns:w="http://schemas.openxmlformats.org/wordprocessingml/2006/main">
                  <w:rFonts w:ascii="Cambria Math" w:hAnsi="Cambria Math"/>
                  <w:i/>
                  <w:color w:val="000000"/>
                  <w:sz w:val="16"/>
                  <w:szCs w:val="16"/>
                </w:rPr>
                <m:t>d</m:t>
              </m:r>
            </m:sub>
          </m:sSub>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19.32</m:t>
          </m:r>
          <m:r>
            <m:rPr>
              <m:sty m:val="p"/>
            </m:rPr>
            <w:rPr xmlns:w="http://schemas.openxmlformats.org/wordprocessingml/2006/main">
              <w:rFonts w:ascii="Cambria Math" w:hAnsi="Cambria Math"/>
              <w:i/>
              <w:color w:val="000000"/>
              <w:sz w:val="16"/>
              <w:szCs w:val="16"/>
            </w:rPr>
            <m:t>g</m:t>
          </m:r>
          <m:r>
            <w:rPr xmlns:w="http://schemas.openxmlformats.org/wordprocessingml/2006/main">
              <w:rFonts w:ascii="Cambria Math" w:hAnsi="Cambria Math"/>
              <w:i/>
              <w:color w:val="000000"/>
              <w:sz w:val="16"/>
              <w:szCs w:val="16"/>
            </w:rPr>
            <m:t>/</m:t>
          </m:r>
          <m:sSup>
            <m:e>
              <m:r>
                <m:rPr>
                  <m:sty m:val="p"/>
                </m:rPr>
                <w:rPr xmlns:w="http://schemas.openxmlformats.org/wordprocessingml/2006/main">
                  <w:rFonts w:ascii="Cambria Math" w:hAnsi="Cambria Math"/>
                  <w:i/>
                  <w:color w:val="000000"/>
                  <w:sz w:val="16"/>
                  <w:szCs w:val="16"/>
                </w:rPr>
                <m:t>c</m:t>
              </m:r>
              <m:r>
                <m:rPr>
                  <m:sty m:val="p"/>
                </m:rPr>
                <w:rPr xmlns:w="http://schemas.openxmlformats.org/wordprocessingml/2006/main">
                  <w:rFonts w:ascii="Cambria Math" w:hAnsi="Cambria Math"/>
                  <w:i/>
                  <w:color w:val="000000"/>
                  <w:sz w:val="16"/>
                  <w:szCs w:val="16"/>
                </w:rPr>
                <m:t>m</m:t>
              </m:r>
            </m:e>
            <m:sup>
              <m:r>
                <w:rPr xmlns:w="http://schemas.openxmlformats.org/wordprocessingml/2006/main">
                  <w:rFonts w:ascii="Cambria Math" w:hAnsi="Cambria Math"/>
                  <w:i/>
                  <w:color w:val="000000"/>
                  <w:sz w:val="16"/>
                  <w:szCs w:val="16"/>
                </w:rPr>
                <m:t>3</m:t>
              </m:r>
            </m:sup>
          </m:sSup>
        </m:oMath>
      </m:oMathPara>
    </w:p>
    <w:p>
      <w:pPr>
        <w:pStyle w:val="abstract"/>
        <w:numPr>
          <w:ilvl w:val="0"/>
          <w:numId w:val="4"/>
        </w:numPr>
        <w:bidi w:val="0"/>
        <w:ind w:right="0"/>
        <w:jc w:val="both"/>
        <w:rPr>
          <w:rFonts w:ascii="Crimson Text Regular" w:cs="Crimson Text Regular" w:hAnsi="Crimson Text Regular" w:eastAsia="Crimson Text Regular"/>
          <w:color w:val="000000"/>
          <w:sz w:val="17"/>
          <w:szCs w:val="17"/>
          <w:rtl w:val="0"/>
        </w:rPr>
      </w:pPr>
      <m:oMathPara>
        <m:oMathParaPr>
          <m:jc m:val="left"/>
        </m:oMathParaPr>
        <m:oMath>
          <m:sSub>
            <m:e>
              <m:r>
                <w:rPr xmlns:w="http://schemas.openxmlformats.org/wordprocessingml/2006/main">
                  <w:rFonts w:ascii="Cambria Math" w:hAnsi="Cambria Math"/>
                  <w:i/>
                  <w:color w:val="000000"/>
                  <w:sz w:val="16"/>
                  <w:szCs w:val="16"/>
                </w:rPr>
                <m:t>ρ</m:t>
              </m:r>
            </m:e>
            <m:sub>
              <m:r>
                <m:rPr>
                  <m:sty m:val="p"/>
                </m:rPr>
                <w:rPr xmlns:w="http://schemas.openxmlformats.org/wordprocessingml/2006/main">
                  <w:rFonts w:ascii="Cambria Math" w:hAnsi="Cambria Math"/>
                  <w:i/>
                  <w:color w:val="000000"/>
                  <w:sz w:val="16"/>
                  <w:szCs w:val="16"/>
                </w:rPr>
                <m:t>p</m:t>
              </m:r>
              <m:r>
                <m:rPr>
                  <m:sty m:val="p"/>
                </m:rPr>
                <w:rPr xmlns:w="http://schemas.openxmlformats.org/wordprocessingml/2006/main">
                  <w:rFonts w:ascii="Cambria Math" w:hAnsi="Cambria Math"/>
                  <w:i/>
                  <w:color w:val="000000"/>
                  <w:sz w:val="16"/>
                  <w:szCs w:val="16"/>
                </w:rPr>
                <m:t>l</m:t>
              </m:r>
              <m:r>
                <m:rPr>
                  <m:sty m:val="p"/>
                </m:rPr>
                <w:rPr xmlns:w="http://schemas.openxmlformats.org/wordprocessingml/2006/main">
                  <w:rFonts w:ascii="Cambria Math" w:hAnsi="Cambria Math"/>
                  <w:i/>
                  <w:color w:val="000000"/>
                  <w:sz w:val="16"/>
                  <w:szCs w:val="16"/>
                </w:rPr>
                <m:t>a</m:t>
              </m:r>
              <m:r>
                <m:rPr>
                  <m:sty m:val="p"/>
                </m:rPr>
                <w:rPr xmlns:w="http://schemas.openxmlformats.org/wordprocessingml/2006/main">
                  <w:rFonts w:ascii="Cambria Math" w:hAnsi="Cambria Math"/>
                  <w:i/>
                  <w:color w:val="000000"/>
                  <w:sz w:val="16"/>
                  <w:szCs w:val="16"/>
                </w:rPr>
                <m:t>t</m:t>
              </m:r>
              <m:r>
                <m:rPr>
                  <m:sty m:val="p"/>
                </m:rPr>
                <w:rPr xmlns:w="http://schemas.openxmlformats.org/wordprocessingml/2006/main">
                  <w:rFonts w:ascii="Cambria Math" w:hAnsi="Cambria Math"/>
                  <w:i/>
                  <w:color w:val="000000"/>
                  <w:sz w:val="16"/>
                  <w:szCs w:val="16"/>
                </w:rPr>
                <m:t>i</m:t>
              </m:r>
              <m:r>
                <m:rPr>
                  <m:sty m:val="p"/>
                </m:rPr>
                <w:rPr xmlns:w="http://schemas.openxmlformats.org/wordprocessingml/2006/main">
                  <w:rFonts w:ascii="Cambria Math" w:hAnsi="Cambria Math"/>
                  <w:i/>
                  <w:color w:val="000000"/>
                  <w:sz w:val="16"/>
                  <w:szCs w:val="16"/>
                </w:rPr>
                <m:t>n</m:t>
              </m:r>
              <m:r>
                <m:rPr>
                  <m:sty m:val="p"/>
                </m:rPr>
                <w:rPr xmlns:w="http://schemas.openxmlformats.org/wordprocessingml/2006/main">
                  <w:rFonts w:ascii="Cambria Math" w:hAnsi="Cambria Math"/>
                  <w:i/>
                  <w:color w:val="000000"/>
                  <w:sz w:val="16"/>
                  <w:szCs w:val="16"/>
                </w:rPr>
                <m:t>u</m:t>
              </m:r>
              <m:r>
                <m:rPr>
                  <m:sty m:val="p"/>
                </m:rPr>
                <w:rPr xmlns:w="http://schemas.openxmlformats.org/wordprocessingml/2006/main">
                  <w:rFonts w:ascii="Cambria Math" w:hAnsi="Cambria Math"/>
                  <w:i/>
                  <w:color w:val="000000"/>
                  <w:sz w:val="16"/>
                  <w:szCs w:val="16"/>
                </w:rPr>
                <m:t>m</m:t>
              </m:r>
            </m:sub>
          </m:sSub>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29.02</m:t>
          </m:r>
          <m:r>
            <m:rPr>
              <m:sty m:val="p"/>
            </m:rPr>
            <w:rPr xmlns:w="http://schemas.openxmlformats.org/wordprocessingml/2006/main">
              <w:rFonts w:ascii="Cambria Math" w:hAnsi="Cambria Math"/>
              <w:i/>
              <w:color w:val="000000"/>
              <w:sz w:val="16"/>
              <w:szCs w:val="16"/>
            </w:rPr>
            <m:t>g</m:t>
          </m:r>
          <m:r>
            <w:rPr xmlns:w="http://schemas.openxmlformats.org/wordprocessingml/2006/main">
              <w:rFonts w:ascii="Cambria Math" w:hAnsi="Cambria Math"/>
              <w:i/>
              <w:color w:val="000000"/>
              <w:sz w:val="16"/>
              <w:szCs w:val="16"/>
            </w:rPr>
            <m:t>/</m:t>
          </m:r>
          <m:sSup>
            <m:e>
              <m:r>
                <m:rPr>
                  <m:sty m:val="p"/>
                </m:rPr>
                <w:rPr xmlns:w="http://schemas.openxmlformats.org/wordprocessingml/2006/main">
                  <w:rFonts w:ascii="Cambria Math" w:hAnsi="Cambria Math"/>
                  <w:i/>
                  <w:color w:val="000000"/>
                  <w:sz w:val="16"/>
                  <w:szCs w:val="16"/>
                </w:rPr>
                <m:t>c</m:t>
              </m:r>
              <m:r>
                <m:rPr>
                  <m:sty m:val="p"/>
                </m:rPr>
                <w:rPr xmlns:w="http://schemas.openxmlformats.org/wordprocessingml/2006/main">
                  <w:rFonts w:ascii="Cambria Math" w:hAnsi="Cambria Math"/>
                  <w:i/>
                  <w:color w:val="000000"/>
                  <w:sz w:val="16"/>
                  <w:szCs w:val="16"/>
                </w:rPr>
                <m:t>m</m:t>
              </m:r>
            </m:e>
            <m:sup>
              <m:r>
                <w:rPr xmlns:w="http://schemas.openxmlformats.org/wordprocessingml/2006/main">
                  <w:rFonts w:ascii="Cambria Math" w:hAnsi="Cambria Math"/>
                  <w:i/>
                  <w:color w:val="000000"/>
                  <w:sz w:val="16"/>
                  <w:szCs w:val="16"/>
                </w:rPr>
                <m:t>3</m:t>
              </m:r>
            </m:sup>
          </m:sSup>
        </m:oMath>
      </m:oMathPara>
    </w:p>
    <w:p>
      <w:pPr>
        <w:pStyle w:val="abstract"/>
        <w:numPr>
          <w:ilvl w:val="0"/>
          <w:numId w:val="7"/>
        </w:numPr>
        <w:bidi w:val="0"/>
        <w:ind w:right="0"/>
        <w:jc w:val="both"/>
        <w:rPr>
          <w:rFonts w:ascii="Crimson Text Regular" w:cs="Crimson Text Regular" w:hAnsi="Crimson Text Regular" w:eastAsia="Crimson Text Regular"/>
          <w:color w:val="000000"/>
          <w:sz w:val="20"/>
          <w:szCs w:val="20"/>
          <w:rtl w:val="0"/>
        </w:rPr>
      </w:pPr>
      <m:oMath>
        <m:r>
          <w:rPr xmlns:w="http://schemas.openxmlformats.org/wordprocessingml/2006/main">
            <w:rFonts w:ascii="Cambria Math" w:hAnsi="Cambria Math"/>
            <w:i/>
            <w:color w:val="000000"/>
            <w:sz w:val="19"/>
            <w:szCs w:val="19"/>
          </w:rPr>
          <m:t>C</m:t>
        </m:r>
      </m:oMath>
      <w:r>
        <w:rPr>
          <w:rStyle w:val="None"/>
          <w:rFonts w:ascii="Crimson Text Regular" w:hAnsi="Crimson Text Regular"/>
          <w:sz w:val="20"/>
          <w:szCs w:val="20"/>
          <w:rtl w:val="0"/>
          <w:lang w:val="it-IT"/>
        </w:rPr>
        <w:t xml:space="preserve"> number of channels (</w:t>
      </w:r>
      <w:r>
        <w:rPr>
          <w:rStyle w:val="None"/>
          <w:rFonts w:ascii="Crimson Text Regular" w:hAnsi="Crimson Text Regular"/>
          <w:sz w:val="20"/>
          <w:szCs w:val="20"/>
          <w:rtl w:val="0"/>
          <w:lang w:val="en-US"/>
        </w:rPr>
        <w:t>48</w:t>
      </w:r>
      <w:r>
        <w:rPr>
          <w:rStyle w:val="None"/>
          <w:rFonts w:ascii="Crimson Text Regular" w:hAnsi="Crimson Text Regular"/>
          <w:sz w:val="20"/>
          <w:szCs w:val="20"/>
          <w:rtl w:val="0"/>
          <w:lang w:val="it-IT"/>
        </w:rPr>
        <w:t>)</w:t>
      </w:r>
    </w:p>
    <w:p>
      <w:pPr>
        <w:pStyle w:val="abstract"/>
        <w:ind w:firstLine="283"/>
        <w:jc w:val="left"/>
        <w:rPr>
          <w:rFonts w:ascii="Crimson Text Regular" w:cs="Crimson Text Regular" w:hAnsi="Crimson Text Regular" w:eastAsia="Crimson Text Regular"/>
          <w:sz w:val="20"/>
          <w:szCs w:val="20"/>
        </w:rPr>
      </w:pPr>
    </w:p>
    <w:p>
      <w:pPr>
        <w:pStyle w:val="abstract"/>
        <w:jc w:val="left"/>
        <w:rPr>
          <w:rFonts w:ascii="Crimson Text Regular" w:cs="Crimson Text Regular" w:hAnsi="Crimson Text Regular" w:eastAsia="Crimson Text Regular"/>
          <w:sz w:val="20"/>
          <w:szCs w:val="20"/>
        </w:rPr>
      </w:pPr>
      <w:r>
        <w:rPr>
          <w:rFonts w:ascii="Crimson Text Regular" w:hAnsi="Crimson Text Regular"/>
          <w:sz w:val="20"/>
          <w:szCs w:val="20"/>
          <w:rtl w:val="0"/>
          <w:lang w:val="it-IT"/>
        </w:rPr>
        <w:t>As such</w:t>
      </w:r>
      <w:r>
        <w:rPr>
          <w:rFonts w:ascii="Crimson Text Regular" w:hAnsi="Crimson Text Regular"/>
          <w:sz w:val="20"/>
          <w:szCs w:val="20"/>
          <w:rtl w:val="0"/>
        </w:rPr>
        <w:t>,</w:t>
      </w:r>
      <w:r>
        <w:rPr>
          <w:rFonts w:ascii="Crimson Text Regular" w:hAnsi="Crimson Text Regular"/>
          <w:sz w:val="20"/>
          <w:szCs w:val="20"/>
          <w:rtl w:val="0"/>
          <w:lang w:val="it-IT"/>
        </w:rPr>
        <w:t xml:space="preserve"> the total price can be </w:t>
      </w:r>
      <w:r>
        <w:rPr>
          <w:rFonts w:ascii="Crimson Text Regular" w:hAnsi="Crimson Text Regular"/>
          <w:sz w:val="20"/>
          <w:szCs w:val="20"/>
          <w:rtl w:val="0"/>
          <w:lang w:val="en-US"/>
        </w:rPr>
        <w:t>estimated</w:t>
      </w:r>
      <w:r>
        <w:rPr>
          <w:rStyle w:val="None"/>
          <w:rFonts w:ascii="Crimson Text Regular" w:hAnsi="Crimson Text Regular"/>
          <w:sz w:val="20"/>
          <w:szCs w:val="20"/>
          <w:rtl w:val="0"/>
          <w:lang w:val="en-US"/>
        </w:rPr>
        <w:t xml:space="preserve"> by:</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400"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V</m:t>
                    </m:r>
                  </m:e>
                  <m:sub>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d</m:t>
                    </m:r>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e</m:t>
                    </m:r>
                  </m:sub>
                </m:sSub>
                <m:d>
                  <m:dPr>
                    <m:ctrlPr>
                      <w:rPr xmlns:w="http://schemas.openxmlformats.org/wordprocessingml/2006/main">
                        <w:rFonts w:ascii="Cambria Math" w:hAnsi="Cambria Math"/>
                        <w:i/>
                        <w:color w:val="000000"/>
                        <w:sz w:val="18"/>
                        <w:szCs w:val="18"/>
                      </w:rPr>
                    </m:ctrlPr>
                  </m:dPr>
                  <m:e>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1</m:t>
                    </m:r>
                  </m:num>
                  <m:den>
                    <m:r>
                      <w:rPr xmlns:w="http://schemas.openxmlformats.org/wordprocessingml/2006/main">
                        <w:rFonts w:ascii="Cambria Math" w:hAnsi="Cambria Math"/>
                        <w:i/>
                        <w:color w:val="000000"/>
                        <w:sz w:val="18"/>
                        <w:szCs w:val="18"/>
                      </w:rPr>
                      <m:t>3</m:t>
                    </m:r>
                  </m:den>
                </m:f>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π</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L</m:t>
                </m:r>
                <m:r>
                  <w:rPr xmlns:w="http://schemas.openxmlformats.org/wordprocessingml/2006/main">
                    <w:rFonts w:ascii="Cambria Math" w:hAnsi="Cambria Math"/>
                    <w:i/>
                    <w:color w:val="000000"/>
                    <w:sz w:val="18"/>
                    <w:szCs w:val="18"/>
                  </w:rPr>
                  <m:t>⋅</m:t>
                </m:r>
                <m:d>
                  <m:dPr>
                    <m:ctrlPr>
                      <w:rPr xmlns:w="http://schemas.openxmlformats.org/wordprocessingml/2006/main">
                        <w:rFonts w:ascii="Cambria Math" w:hAnsi="Cambria Math"/>
                        <w:i/>
                        <w:color w:val="000000"/>
                        <w:sz w:val="18"/>
                        <w:szCs w:val="18"/>
                      </w:rPr>
                    </m:ctrlPr>
                  </m:dPr>
                  <m:e>
                    <m:sSup>
                      <m:e>
                        <m:r>
                          <w:rPr xmlns:w="http://schemas.openxmlformats.org/wordprocessingml/2006/main">
                            <w:rFonts w:ascii="Cambria Math" w:hAnsi="Cambria Math"/>
                            <w:i/>
                            <w:color w:val="000000"/>
                            <w:sz w:val="18"/>
                            <w:szCs w:val="18"/>
                          </w:rPr>
                          <m:t>r</m:t>
                        </m:r>
                      </m:e>
                      <m:sup>
                        <m:r>
                          <w:rPr xmlns:w="http://schemas.openxmlformats.org/wordprocessingml/2006/main">
                            <w:rFonts w:ascii="Cambria Math" w:hAnsi="Cambria Math"/>
                            <w:i/>
                            <w:color w:val="000000"/>
                            <w:sz w:val="18"/>
                            <w:szCs w:val="18"/>
                          </w:rPr>
                          <m:t>2</m:t>
                        </m:r>
                      </m:sup>
                    </m:sSup>
                    <m:r>
                      <w:rPr xmlns:w="http://schemas.openxmlformats.org/wordprocessingml/2006/main">
                        <w:rFonts w:ascii="Cambria Math" w:hAnsi="Cambria Math"/>
                        <w:i/>
                        <w:color w:val="000000"/>
                        <w:sz w:val="18"/>
                        <w:szCs w:val="18"/>
                      </w:rPr>
                      <m:t>+</m:t>
                    </m:r>
                    <m:sSubSup>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up>
                        <m:r>
                          <w:rPr xmlns:w="http://schemas.openxmlformats.org/wordprocessingml/2006/main">
                            <w:rFonts w:ascii="Cambria Math" w:hAnsi="Cambria Math"/>
                            <w:i/>
                            <w:color w:val="000000"/>
                            <w:sz w:val="18"/>
                            <w:szCs w:val="18"/>
                          </w:rPr>
                          <m:t>2</m:t>
                        </m:r>
                      </m:sup>
                    </m:sSubSup>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e>
                </m:d>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rStyle w:val="None"/>
                <w:sz w:val="18"/>
                <w:szCs w:val="18"/>
                <w:rtl w:val="0"/>
                <w:lang w:val="it-IT"/>
              </w:rPr>
              <w:t>(18)</w:t>
            </w:r>
          </w:p>
        </w:tc>
      </w:tr>
      <w:tr>
        <w:tblPrEx>
          <w:shd w:val="clear" w:color="auto" w:fill="d0ddef"/>
        </w:tblPrEx>
        <w:trPr>
          <w:trHeight w:val="335"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color w:val="000000"/>
                <w:sz w:val="19"/>
                <w:rtl w:val="0"/>
              </w:rPr>
            </w:pPr>
            <m:oMathPara>
              <m:oMathParaPr>
                <m:jc m:val="left"/>
              </m:oMathParaPr>
              <m:oMath>
                <m:r>
                  <w:rPr xmlns:w="http://schemas.openxmlformats.org/wordprocessingml/2006/main">
                    <w:rFonts w:ascii="Cambria Math" w:hAnsi="Cambria Math"/>
                    <w:i/>
                    <w:color w:val="000000"/>
                    <w:sz w:val="15"/>
                    <w:szCs w:val="15"/>
                  </w:rPr>
                  <m:t>P</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r</m:t>
                </m:r>
                <m:r>
                  <w:rPr xmlns:w="http://schemas.openxmlformats.org/wordprocessingml/2006/main">
                    <w:rFonts w:ascii="Cambria Math" w:hAnsi="Cambria Math"/>
                    <w:i/>
                    <w:color w:val="000000"/>
                    <w:sz w:val="15"/>
                    <w:szCs w:val="15"/>
                  </w:rPr>
                  <m:t>,</m:t>
                </m:r>
                <m:sSub>
                  <m:e>
                    <m:r>
                      <w:rPr xmlns:w="http://schemas.openxmlformats.org/wordprocessingml/2006/main">
                        <w:rFonts w:ascii="Cambria Math" w:hAnsi="Cambria Math"/>
                        <w:i/>
                        <w:color w:val="000000"/>
                        <w:sz w:val="15"/>
                        <w:szCs w:val="15"/>
                      </w:rPr>
                      <m:t>r</m:t>
                    </m:r>
                  </m:e>
                  <m:sub>
                    <m:r>
                      <w:rPr xmlns:w="http://schemas.openxmlformats.org/wordprocessingml/2006/main">
                        <w:rFonts w:ascii="Cambria Math" w:hAnsi="Cambria Math"/>
                        <w:i/>
                        <w:color w:val="000000"/>
                        <w:sz w:val="15"/>
                        <w:szCs w:val="15"/>
                      </w:rPr>
                      <m:t>0</m:t>
                    </m:r>
                  </m:sub>
                </m:sSub>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d</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C</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N</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sSub>
                  <m:e>
                    <m:r>
                      <w:rPr xmlns:w="http://schemas.openxmlformats.org/wordprocessingml/2006/main">
                        <w:rFonts w:ascii="Cambria Math" w:hAnsi="Cambria Math"/>
                        <w:i/>
                        <w:color w:val="000000"/>
                        <w:sz w:val="15"/>
                        <w:szCs w:val="15"/>
                      </w:rPr>
                      <m:t>V</m:t>
                    </m:r>
                  </m:e>
                  <m:sub>
                    <m:r>
                      <m:rPr>
                        <m:sty m:val="p"/>
                      </m:rPr>
                      <w:rPr xmlns:w="http://schemas.openxmlformats.org/wordprocessingml/2006/main">
                        <w:rFonts w:ascii="Cambria Math" w:hAnsi="Cambria Math"/>
                        <w:i/>
                        <w:color w:val="000000"/>
                        <w:sz w:val="15"/>
                        <w:szCs w:val="15"/>
                      </w:rPr>
                      <m:t>n</m:t>
                    </m:r>
                    <m:r>
                      <m:rPr>
                        <m:sty m:val="p"/>
                      </m:rPr>
                      <w:rPr xmlns:w="http://schemas.openxmlformats.org/wordprocessingml/2006/main">
                        <w:rFonts w:ascii="Cambria Math" w:hAnsi="Cambria Math"/>
                        <w:i/>
                        <w:color w:val="000000"/>
                        <w:sz w:val="15"/>
                        <w:szCs w:val="15"/>
                      </w:rPr>
                      <m:t>e</m:t>
                    </m:r>
                    <m:r>
                      <m:rPr>
                        <m:sty m:val="p"/>
                      </m:rPr>
                      <w:rPr xmlns:w="http://schemas.openxmlformats.org/wordprocessingml/2006/main">
                        <w:rFonts w:ascii="Cambria Math" w:hAnsi="Cambria Math"/>
                        <w:i/>
                        <w:color w:val="000000"/>
                        <w:sz w:val="15"/>
                        <w:szCs w:val="15"/>
                      </w:rPr>
                      <m:t>e</m:t>
                    </m:r>
                    <m:r>
                      <m:rPr>
                        <m:sty m:val="p"/>
                      </m:rPr>
                      <w:rPr xmlns:w="http://schemas.openxmlformats.org/wordprocessingml/2006/main">
                        <w:rFonts w:ascii="Cambria Math" w:hAnsi="Cambria Math"/>
                        <w:i/>
                        <w:color w:val="000000"/>
                        <w:sz w:val="15"/>
                        <w:szCs w:val="15"/>
                      </w:rPr>
                      <m:t>d</m:t>
                    </m:r>
                    <m:r>
                      <m:rPr>
                        <m:sty m:val="p"/>
                      </m:rPr>
                      <w:rPr xmlns:w="http://schemas.openxmlformats.org/wordprocessingml/2006/main">
                        <w:rFonts w:ascii="Cambria Math" w:hAnsi="Cambria Math"/>
                        <w:i/>
                        <w:color w:val="000000"/>
                        <w:sz w:val="15"/>
                        <w:szCs w:val="15"/>
                      </w:rPr>
                      <m:t>l</m:t>
                    </m:r>
                    <m:r>
                      <m:rPr>
                        <m:sty m:val="p"/>
                      </m:rPr>
                      <w:rPr xmlns:w="http://schemas.openxmlformats.org/wordprocessingml/2006/main">
                        <w:rFonts w:ascii="Cambria Math" w:hAnsi="Cambria Math"/>
                        <w:i/>
                        <w:color w:val="000000"/>
                        <w:sz w:val="15"/>
                        <w:szCs w:val="15"/>
                      </w:rPr>
                      <m:t>e</m:t>
                    </m:r>
                  </m:sub>
                </m:sSub>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r</m:t>
                </m:r>
                <m:r>
                  <w:rPr xmlns:w="http://schemas.openxmlformats.org/wordprocessingml/2006/main">
                    <w:rFonts w:ascii="Cambria Math" w:hAnsi="Cambria Math"/>
                    <w:i/>
                    <w:color w:val="000000"/>
                    <w:sz w:val="15"/>
                    <w:szCs w:val="15"/>
                  </w:rPr>
                  <m:t>,</m:t>
                </m:r>
                <m:sSub>
                  <m:e>
                    <m:r>
                      <w:rPr xmlns:w="http://schemas.openxmlformats.org/wordprocessingml/2006/main">
                        <w:rFonts w:ascii="Cambria Math" w:hAnsi="Cambria Math"/>
                        <w:i/>
                        <w:color w:val="000000"/>
                        <w:sz w:val="15"/>
                        <w:szCs w:val="15"/>
                      </w:rPr>
                      <m:t>r</m:t>
                    </m:r>
                  </m:e>
                  <m:sub>
                    <m:r>
                      <w:rPr xmlns:w="http://schemas.openxmlformats.org/wordprocessingml/2006/main">
                        <w:rFonts w:ascii="Cambria Math" w:hAnsi="Cambria Math"/>
                        <w:i/>
                        <w:color w:val="000000"/>
                        <w:sz w:val="15"/>
                        <w:szCs w:val="15"/>
                      </w:rPr>
                      <m:t>0</m:t>
                    </m:r>
                  </m:sub>
                </m:sSub>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sSup>
                  <m:e>
                    <m:r>
                      <w:rPr xmlns:w="http://schemas.openxmlformats.org/wordprocessingml/2006/main">
                        <w:rFonts w:ascii="Cambria Math" w:hAnsi="Cambria Math"/>
                        <w:i/>
                        <w:color w:val="000000"/>
                        <w:sz w:val="15"/>
                        <w:szCs w:val="15"/>
                      </w:rPr>
                      <m:t>10</m:t>
                    </m:r>
                  </m:e>
                  <m:sup>
                    <m:r>
                      <w:rPr xmlns:w="http://schemas.openxmlformats.org/wordprocessingml/2006/main">
                        <w:rFonts w:ascii="Cambria Math" w:hAnsi="Cambria Math"/>
                        <w:i/>
                        <w:color w:val="000000"/>
                        <w:sz w:val="15"/>
                        <w:szCs w:val="15"/>
                      </w:rPr>
                      <m:t>6</m:t>
                    </m:r>
                  </m:sup>
                </m:sSup>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0.75</m:t>
                </m:r>
                <m:sSub>
                  <m:e>
                    <m:r>
                      <w:rPr xmlns:w="http://schemas.openxmlformats.org/wordprocessingml/2006/main">
                        <w:rFonts w:ascii="Cambria Math" w:hAnsi="Cambria Math"/>
                        <w:i/>
                        <w:color w:val="000000"/>
                        <w:sz w:val="15"/>
                        <w:szCs w:val="15"/>
                      </w:rPr>
                      <m:t>D</m:t>
                    </m:r>
                  </m:e>
                  <m:sub>
                    <m:r>
                      <m:rPr>
                        <m:sty m:val="p"/>
                      </m:rPr>
                      <w:rPr xmlns:w="http://schemas.openxmlformats.org/wordprocessingml/2006/main">
                        <w:rFonts w:ascii="Cambria Math" w:hAnsi="Cambria Math"/>
                        <w:i/>
                        <w:color w:val="000000"/>
                        <w:sz w:val="15"/>
                        <w:szCs w:val="15"/>
                      </w:rPr>
                      <m:t>g</m:t>
                    </m:r>
                    <m:r>
                      <m:rPr>
                        <m:sty m:val="p"/>
                      </m:rPr>
                      <w:rPr xmlns:w="http://schemas.openxmlformats.org/wordprocessingml/2006/main">
                        <w:rFonts w:ascii="Cambria Math" w:hAnsi="Cambria Math"/>
                        <w:i/>
                        <w:color w:val="000000"/>
                        <w:sz w:val="15"/>
                        <w:szCs w:val="15"/>
                      </w:rPr>
                      <m:t>o</m:t>
                    </m:r>
                    <m:r>
                      <m:rPr>
                        <m:sty m:val="p"/>
                      </m:rPr>
                      <w:rPr xmlns:w="http://schemas.openxmlformats.org/wordprocessingml/2006/main">
                        <w:rFonts w:ascii="Cambria Math" w:hAnsi="Cambria Math"/>
                        <w:i/>
                        <w:color w:val="000000"/>
                        <w:sz w:val="15"/>
                        <w:szCs w:val="15"/>
                      </w:rPr>
                      <m:t>l</m:t>
                    </m:r>
                    <m:r>
                      <m:rPr>
                        <m:sty m:val="p"/>
                      </m:rPr>
                      <w:rPr xmlns:w="http://schemas.openxmlformats.org/wordprocessingml/2006/main">
                        <w:rFonts w:ascii="Cambria Math" w:hAnsi="Cambria Math"/>
                        <w:i/>
                        <w:color w:val="000000"/>
                        <w:sz w:val="15"/>
                        <w:szCs w:val="15"/>
                      </w:rPr>
                      <m:t>d</m:t>
                    </m:r>
                  </m:sub>
                </m:sSub>
                <m:sSub>
                  <m:e>
                    <m:r>
                      <w:rPr xmlns:w="http://schemas.openxmlformats.org/wordprocessingml/2006/main">
                        <w:rFonts w:ascii="Cambria Math" w:hAnsi="Cambria Math"/>
                        <w:i/>
                        <w:color w:val="000000"/>
                        <w:sz w:val="15"/>
                        <w:szCs w:val="15"/>
                      </w:rPr>
                      <m:t>P</m:t>
                    </m:r>
                  </m:e>
                  <m:sub>
                    <m:r>
                      <m:rPr>
                        <m:sty m:val="p"/>
                      </m:rPr>
                      <w:rPr xmlns:w="http://schemas.openxmlformats.org/wordprocessingml/2006/main">
                        <w:rFonts w:ascii="Cambria Math" w:hAnsi="Cambria Math"/>
                        <w:i/>
                        <w:color w:val="000000"/>
                        <w:sz w:val="15"/>
                        <w:szCs w:val="15"/>
                      </w:rPr>
                      <m:t>g</m:t>
                    </m:r>
                    <m:r>
                      <m:rPr>
                        <m:sty m:val="p"/>
                      </m:rPr>
                      <w:rPr xmlns:w="http://schemas.openxmlformats.org/wordprocessingml/2006/main">
                        <w:rFonts w:ascii="Cambria Math" w:hAnsi="Cambria Math"/>
                        <w:i/>
                        <w:color w:val="000000"/>
                        <w:sz w:val="15"/>
                        <w:szCs w:val="15"/>
                      </w:rPr>
                      <m:t>o</m:t>
                    </m:r>
                    <m:r>
                      <m:rPr>
                        <m:sty m:val="p"/>
                      </m:rPr>
                      <w:rPr xmlns:w="http://schemas.openxmlformats.org/wordprocessingml/2006/main">
                        <w:rFonts w:ascii="Cambria Math" w:hAnsi="Cambria Math"/>
                        <w:i/>
                        <w:color w:val="000000"/>
                        <w:sz w:val="15"/>
                        <w:szCs w:val="15"/>
                      </w:rPr>
                      <m:t>l</m:t>
                    </m:r>
                    <m:r>
                      <m:rPr>
                        <m:sty m:val="p"/>
                      </m:rPr>
                      <w:rPr xmlns:w="http://schemas.openxmlformats.org/wordprocessingml/2006/main">
                        <w:rFonts w:ascii="Cambria Math" w:hAnsi="Cambria Math"/>
                        <w:i/>
                        <w:color w:val="000000"/>
                        <w:sz w:val="15"/>
                        <w:szCs w:val="15"/>
                      </w:rPr>
                      <m:t>d</m:t>
                    </m:r>
                  </m:sub>
                </m:sSub>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0.25</m:t>
                </m:r>
                <m:sSub>
                  <m:e>
                    <m:r>
                      <w:rPr xmlns:w="http://schemas.openxmlformats.org/wordprocessingml/2006/main">
                        <w:rFonts w:ascii="Cambria Math" w:hAnsi="Cambria Math"/>
                        <w:i/>
                        <w:color w:val="000000"/>
                        <w:sz w:val="15"/>
                        <w:szCs w:val="15"/>
                      </w:rPr>
                      <m:t>D</m:t>
                    </m:r>
                  </m:e>
                  <m:sub>
                    <m:r>
                      <m:rPr>
                        <m:sty m:val="p"/>
                      </m:rPr>
                      <w:rPr xmlns:w="http://schemas.openxmlformats.org/wordprocessingml/2006/main">
                        <w:rFonts w:ascii="Cambria Math" w:hAnsi="Cambria Math"/>
                        <w:i/>
                        <w:color w:val="000000"/>
                        <w:sz w:val="15"/>
                        <w:szCs w:val="15"/>
                      </w:rPr>
                      <m:t>p</m:t>
                    </m:r>
                    <m:r>
                      <m:rPr>
                        <m:sty m:val="p"/>
                      </m:rPr>
                      <w:rPr xmlns:w="http://schemas.openxmlformats.org/wordprocessingml/2006/main">
                        <w:rFonts w:ascii="Cambria Math" w:hAnsi="Cambria Math"/>
                        <w:i/>
                        <w:color w:val="000000"/>
                        <w:sz w:val="15"/>
                        <w:szCs w:val="15"/>
                      </w:rPr>
                      <m:t>l</m:t>
                    </m:r>
                    <m:r>
                      <m:rPr>
                        <m:sty m:val="p"/>
                      </m:rPr>
                      <w:rPr xmlns:w="http://schemas.openxmlformats.org/wordprocessingml/2006/main">
                        <w:rFonts w:ascii="Cambria Math" w:hAnsi="Cambria Math"/>
                        <w:i/>
                        <w:color w:val="000000"/>
                        <w:sz w:val="15"/>
                        <w:szCs w:val="15"/>
                      </w:rPr>
                      <m:t>a</m:t>
                    </m:r>
                    <m:r>
                      <m:rPr>
                        <m:sty m:val="p"/>
                      </m:rPr>
                      <w:rPr xmlns:w="http://schemas.openxmlformats.org/wordprocessingml/2006/main">
                        <w:rFonts w:ascii="Cambria Math" w:hAnsi="Cambria Math"/>
                        <w:i/>
                        <w:color w:val="000000"/>
                        <w:sz w:val="15"/>
                        <w:szCs w:val="15"/>
                      </w:rPr>
                      <m:t>t</m:t>
                    </m:r>
                    <m:r>
                      <m:rPr>
                        <m:sty m:val="p"/>
                      </m:rPr>
                      <w:rPr xmlns:w="http://schemas.openxmlformats.org/wordprocessingml/2006/main">
                        <w:rFonts w:ascii="Cambria Math" w:hAnsi="Cambria Math"/>
                        <w:i/>
                        <w:color w:val="000000"/>
                        <w:sz w:val="15"/>
                        <w:szCs w:val="15"/>
                      </w:rPr>
                      <m:t>i</m:t>
                    </m:r>
                    <m:r>
                      <m:rPr>
                        <m:sty m:val="p"/>
                      </m:rPr>
                      <w:rPr xmlns:w="http://schemas.openxmlformats.org/wordprocessingml/2006/main">
                        <w:rFonts w:ascii="Cambria Math" w:hAnsi="Cambria Math"/>
                        <w:i/>
                        <w:color w:val="000000"/>
                        <w:sz w:val="15"/>
                        <w:szCs w:val="15"/>
                      </w:rPr>
                      <m:t>n</m:t>
                    </m:r>
                    <m:r>
                      <m:rPr>
                        <m:sty m:val="p"/>
                      </m:rPr>
                      <w:rPr xmlns:w="http://schemas.openxmlformats.org/wordprocessingml/2006/main">
                        <w:rFonts w:ascii="Cambria Math" w:hAnsi="Cambria Math"/>
                        <w:i/>
                        <w:color w:val="000000"/>
                        <w:sz w:val="15"/>
                        <w:szCs w:val="15"/>
                      </w:rPr>
                      <m:t>u</m:t>
                    </m:r>
                    <m:r>
                      <m:rPr>
                        <m:sty m:val="p"/>
                      </m:rPr>
                      <w:rPr xmlns:w="http://schemas.openxmlformats.org/wordprocessingml/2006/main">
                        <w:rFonts w:ascii="Cambria Math" w:hAnsi="Cambria Math"/>
                        <w:i/>
                        <w:color w:val="000000"/>
                        <w:sz w:val="15"/>
                        <w:szCs w:val="15"/>
                      </w:rPr>
                      <m:t>m</m:t>
                    </m:r>
                  </m:sub>
                </m:sSub>
                <m:sSub>
                  <m:e>
                    <m:r>
                      <w:rPr xmlns:w="http://schemas.openxmlformats.org/wordprocessingml/2006/main">
                        <w:rFonts w:ascii="Cambria Math" w:hAnsi="Cambria Math"/>
                        <w:i/>
                        <w:color w:val="000000"/>
                        <w:sz w:val="15"/>
                        <w:szCs w:val="15"/>
                      </w:rPr>
                      <m:t>P</m:t>
                    </m:r>
                  </m:e>
                  <m:sub>
                    <m:r>
                      <m:rPr>
                        <m:sty m:val="p"/>
                      </m:rPr>
                      <w:rPr xmlns:w="http://schemas.openxmlformats.org/wordprocessingml/2006/main">
                        <w:rFonts w:ascii="Cambria Math" w:hAnsi="Cambria Math"/>
                        <w:i/>
                        <w:color w:val="000000"/>
                        <w:sz w:val="15"/>
                        <w:szCs w:val="15"/>
                      </w:rPr>
                      <m:t>p</m:t>
                    </m:r>
                    <m:r>
                      <m:rPr>
                        <m:sty m:val="p"/>
                      </m:rPr>
                      <w:rPr xmlns:w="http://schemas.openxmlformats.org/wordprocessingml/2006/main">
                        <w:rFonts w:ascii="Cambria Math" w:hAnsi="Cambria Math"/>
                        <w:i/>
                        <w:color w:val="000000"/>
                        <w:sz w:val="15"/>
                        <w:szCs w:val="15"/>
                      </w:rPr>
                      <m:t>l</m:t>
                    </m:r>
                    <m:r>
                      <m:rPr>
                        <m:sty m:val="p"/>
                      </m:rPr>
                      <w:rPr xmlns:w="http://schemas.openxmlformats.org/wordprocessingml/2006/main">
                        <w:rFonts w:ascii="Cambria Math" w:hAnsi="Cambria Math"/>
                        <w:i/>
                        <w:color w:val="000000"/>
                        <w:sz w:val="15"/>
                        <w:szCs w:val="15"/>
                      </w:rPr>
                      <m:t>a</m:t>
                    </m:r>
                    <m:r>
                      <m:rPr>
                        <m:sty m:val="p"/>
                      </m:rPr>
                      <w:rPr xmlns:w="http://schemas.openxmlformats.org/wordprocessingml/2006/main">
                        <w:rFonts w:ascii="Cambria Math" w:hAnsi="Cambria Math"/>
                        <w:i/>
                        <w:color w:val="000000"/>
                        <w:sz w:val="15"/>
                        <w:szCs w:val="15"/>
                      </w:rPr>
                      <m:t>t</m:t>
                    </m:r>
                    <m:r>
                      <m:rPr>
                        <m:sty m:val="p"/>
                      </m:rPr>
                      <w:rPr xmlns:w="http://schemas.openxmlformats.org/wordprocessingml/2006/main">
                        <w:rFonts w:ascii="Cambria Math" w:hAnsi="Cambria Math"/>
                        <w:i/>
                        <w:color w:val="000000"/>
                        <w:sz w:val="15"/>
                        <w:szCs w:val="15"/>
                      </w:rPr>
                      <m:t>i</m:t>
                    </m:r>
                    <m:r>
                      <m:rPr>
                        <m:sty m:val="p"/>
                      </m:rPr>
                      <w:rPr xmlns:w="http://schemas.openxmlformats.org/wordprocessingml/2006/main">
                        <w:rFonts w:ascii="Cambria Math" w:hAnsi="Cambria Math"/>
                        <w:i/>
                        <w:color w:val="000000"/>
                        <w:sz w:val="15"/>
                        <w:szCs w:val="15"/>
                      </w:rPr>
                      <m:t>n</m:t>
                    </m:r>
                    <m:r>
                      <m:rPr>
                        <m:sty m:val="p"/>
                      </m:rPr>
                      <w:rPr xmlns:w="http://schemas.openxmlformats.org/wordprocessingml/2006/main">
                        <w:rFonts w:ascii="Cambria Math" w:hAnsi="Cambria Math"/>
                        <w:i/>
                        <w:color w:val="000000"/>
                        <w:sz w:val="15"/>
                        <w:szCs w:val="15"/>
                      </w:rPr>
                      <m:t>u</m:t>
                    </m:r>
                    <m:r>
                      <m:rPr>
                        <m:sty m:val="p"/>
                      </m:rPr>
                      <w:rPr xmlns:w="http://schemas.openxmlformats.org/wordprocessingml/2006/main">
                        <w:rFonts w:ascii="Cambria Math" w:hAnsi="Cambria Math"/>
                        <w:i/>
                        <w:color w:val="000000"/>
                        <w:sz w:val="15"/>
                        <w:szCs w:val="15"/>
                      </w:rPr>
                      <m:t>m</m:t>
                    </m:r>
                  </m:sub>
                </m:sSub>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m:t>
                </m:r>
                <m:r>
                  <w:rPr xmlns:w="http://schemas.openxmlformats.org/wordprocessingml/2006/main">
                    <w:rFonts w:ascii="Cambria Math" w:hAnsi="Cambria Math"/>
                    <w:i/>
                    <w:color w:val="000000"/>
                    <w:sz w:val="15"/>
                    <w:szCs w:val="15"/>
                  </w:rPr>
                  <m:t>125</m:t>
                </m:r>
                <m:r>
                  <m:rPr>
                    <m:nor/>
                  </m:rPr>
                  <w:rPr xmlns:w="http://schemas.openxmlformats.org/wordprocessingml/2006/main">
                    <w:rFonts w:ascii="Cambria Math" w:hAnsi="Cambria Math"/>
                    <w:i/>
                    <w:color w:val="000000"/>
                    <w:sz w:val="15"/>
                    <w:szCs w:val="15"/>
                  </w:rPr>
                  <m:t>€</m:t>
                </m:r>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Crimson Text Regular" w:cs="Arial Unicode MS" w:hAnsi="Crimson Text Regular"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w="12700" w14:cap="flat">
                  <w14:noFill/>
                  <w14:miter w14:lim="400000"/>
                </w14:textOutline>
                <w14:textFill>
                  <w14:solidFill>
                    <w14:srgbClr w14:val="000000"/>
                  </w14:solidFill>
                </w14:textFill>
              </w:rPr>
              <w:t>(19)</w:t>
            </w:r>
          </w:p>
        </w:tc>
      </w:tr>
    </w:tbl>
    <w:p>
      <w:pPr>
        <w:pStyle w:val="equation"/>
        <w:tabs>
          <w:tab w:val="right" w:pos="6892"/>
          <w:tab w:val="clear" w:pos="6917"/>
        </w:tabs>
        <w:jc w:val="left"/>
        <w:rPr>
          <w:rFonts w:ascii="Crimson Text Regular" w:cs="Crimson Text Regular" w:hAnsi="Crimson Text Regular" w:eastAsia="Crimson Text Regular"/>
        </w:rPr>
      </w:pPr>
    </w:p>
    <w:p>
      <w:pPr>
        <w:pStyle w:val="abstract"/>
        <w:rPr>
          <w:rStyle w:val="None"/>
          <w:rFonts w:ascii="Crimson Text Regular" w:cs="Crimson Text Regular" w:hAnsi="Crimson Text Regular" w:eastAsia="Crimson Text Regular"/>
          <w:sz w:val="20"/>
          <w:szCs w:val="20"/>
        </w:rPr>
      </w:pPr>
      <w:r>
        <w:rPr>
          <w:rStyle w:val="None"/>
          <w:rFonts w:ascii="Crimson Text Regular" w:hAnsi="Crimson Text Regular"/>
          <w:sz w:val="20"/>
          <w:szCs w:val="20"/>
          <w:rtl w:val="0"/>
          <w:lang w:val="en-US"/>
        </w:rPr>
        <w:t>Thus, the required amounts of gold and platinum for constructing the micro needles are estimated using the following equations:</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335"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sSub>
                  <m:e>
                    <m:r>
                      <w:rPr xmlns:w="http://schemas.openxmlformats.org/wordprocessingml/2006/main">
                        <w:rFonts w:ascii="Cambria Math" w:hAnsi="Cambria Math"/>
                        <w:i/>
                        <w:color w:val="000000"/>
                        <w:sz w:val="18"/>
                        <w:szCs w:val="18"/>
                      </w:rPr>
                      <m:t>M</m:t>
                    </m:r>
                  </m:e>
                  <m:sub>
                    <m:r>
                      <m:rPr>
                        <m:nor/>
                      </m:rPr>
                      <w:rPr xmlns:w="http://schemas.openxmlformats.org/wordprocessingml/2006/main">
                        <w:rFonts w:ascii="Cambria Math" w:hAnsi="Cambria Math"/>
                        <w:i/>
                        <w:color w:val="000000"/>
                        <w:sz w:val="18"/>
                        <w:szCs w:val="18"/>
                      </w:rPr>
                      <m:t>gold</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V</m:t>
                    </m:r>
                  </m:e>
                  <m:sub>
                    <m:r>
                      <m:rPr>
                        <m:nor/>
                      </m:rPr>
                      <w:rPr xmlns:w="http://schemas.openxmlformats.org/wordprocessingml/2006/main">
                        <w:rFonts w:ascii="Cambria Math" w:hAnsi="Cambria Math"/>
                        <w:i/>
                        <w:color w:val="000000"/>
                        <w:sz w:val="18"/>
                        <w:szCs w:val="18"/>
                      </w:rPr>
                      <m:t>needle</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m:t>
                </m:r>
                <m:sSup>
                  <m:e>
                    <m:r>
                      <w:rPr xmlns:w="http://schemas.openxmlformats.org/wordprocessingml/2006/main">
                        <w:rFonts w:ascii="Cambria Math" w:hAnsi="Cambria Math"/>
                        <w:i/>
                        <w:color w:val="000000"/>
                        <w:sz w:val="18"/>
                        <w:szCs w:val="18"/>
                      </w:rPr>
                      <m:t>10</m:t>
                    </m:r>
                  </m:e>
                  <m:sup>
                    <m:r>
                      <w:rPr xmlns:w="http://schemas.openxmlformats.org/wordprocessingml/2006/main">
                        <w:rFonts w:ascii="Cambria Math" w:hAnsi="Cambria Math"/>
                        <w:i/>
                        <w:color w:val="000000"/>
                        <w:sz w:val="18"/>
                        <w:szCs w:val="18"/>
                      </w:rPr>
                      <m:t>6</m:t>
                    </m:r>
                  </m:sup>
                </m:sSup>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D</m:t>
                    </m:r>
                  </m:e>
                  <m:sub>
                    <m:r>
                      <m:rPr>
                        <m:nor/>
                      </m:rPr>
                      <w:rPr xmlns:w="http://schemas.openxmlformats.org/wordprocessingml/2006/main">
                        <w:rFonts w:ascii="Cambria Math" w:hAnsi="Cambria Math"/>
                        <w:i/>
                        <w:color w:val="000000"/>
                        <w:sz w:val="18"/>
                        <w:szCs w:val="18"/>
                      </w:rPr>
                      <m:t>gold</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0.75</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1.37</m:t>
                </m:r>
                <m:r>
                  <m:rPr>
                    <m:nor/>
                  </m:rPr>
                  <w:rPr xmlns:w="http://schemas.openxmlformats.org/wordprocessingml/2006/main">
                    <w:rFonts w:ascii="Cambria Math" w:hAnsi="Cambria Math"/>
                    <w:i/>
                    <w:color w:val="000000"/>
                    <w:sz w:val="18"/>
                    <w:szCs w:val="18"/>
                  </w:rPr>
                  <m:t>g</m:t>
                </m:r>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rStyle w:val="None"/>
                <w:sz w:val="18"/>
                <w:szCs w:val="18"/>
                <w:rtl w:val="0"/>
                <w:lang w:val="it-IT"/>
              </w:rPr>
              <w:t>(20)</w:t>
            </w:r>
          </w:p>
        </w:tc>
      </w:tr>
      <w:tr>
        <w:tblPrEx>
          <w:shd w:val="clear" w:color="auto" w:fill="d0ddef"/>
        </w:tblPrEx>
        <w:trPr>
          <w:trHeight w:val="335"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color w:val="000000"/>
                <w:sz w:val="19"/>
                <w:rtl w:val="0"/>
              </w:rPr>
            </w:pPr>
            <m:oMathPara>
              <m:oMathParaPr>
                <m:jc m:val="left"/>
              </m:oMathParaPr>
              <m:oMath>
                <m:sSub>
                  <m:e>
                    <m:r>
                      <w:rPr xmlns:w="http://schemas.openxmlformats.org/wordprocessingml/2006/main">
                        <w:rFonts w:ascii="Cambria Math" w:hAnsi="Cambria Math"/>
                        <w:i/>
                        <w:color w:val="000000"/>
                        <w:sz w:val="18"/>
                        <w:szCs w:val="18"/>
                      </w:rPr>
                      <m:t>M</m:t>
                    </m:r>
                  </m:e>
                  <m:sub>
                    <m:r>
                      <m:rPr>
                        <m:nor/>
                      </m:rPr>
                      <w:rPr xmlns:w="http://schemas.openxmlformats.org/wordprocessingml/2006/main">
                        <w:rFonts w:ascii="Cambria Math" w:hAnsi="Cambria Math"/>
                        <w:i/>
                        <w:color w:val="000000"/>
                        <w:sz w:val="18"/>
                        <w:szCs w:val="18"/>
                      </w:rPr>
                      <m:t>platinum</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V</m:t>
                    </m:r>
                  </m:e>
                  <m:sub>
                    <m:r>
                      <m:rPr>
                        <m:nor/>
                      </m:rPr>
                      <w:rPr xmlns:w="http://schemas.openxmlformats.org/wordprocessingml/2006/main">
                        <w:rFonts w:ascii="Cambria Math" w:hAnsi="Cambria Math"/>
                        <w:i/>
                        <w:color w:val="000000"/>
                        <w:sz w:val="18"/>
                        <w:szCs w:val="18"/>
                      </w:rPr>
                      <m:t>needle</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0</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m:t>
                </m:r>
                <m:sSup>
                  <m:e>
                    <m:r>
                      <w:rPr xmlns:w="http://schemas.openxmlformats.org/wordprocessingml/2006/main">
                        <w:rFonts w:ascii="Cambria Math" w:hAnsi="Cambria Math"/>
                        <w:i/>
                        <w:color w:val="000000"/>
                        <w:sz w:val="18"/>
                        <w:szCs w:val="18"/>
                      </w:rPr>
                      <m:t>10</m:t>
                    </m:r>
                  </m:e>
                  <m:sup>
                    <m:r>
                      <w:rPr xmlns:w="http://schemas.openxmlformats.org/wordprocessingml/2006/main">
                        <w:rFonts w:ascii="Cambria Math" w:hAnsi="Cambria Math"/>
                        <w:i/>
                        <w:color w:val="000000"/>
                        <w:sz w:val="18"/>
                        <w:szCs w:val="18"/>
                      </w:rPr>
                      <m:t>6</m:t>
                    </m:r>
                  </m:sup>
                </m:sSup>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D</m:t>
                    </m:r>
                  </m:e>
                  <m:sub>
                    <m:r>
                      <m:rPr>
                        <m:nor/>
                      </m:rPr>
                      <w:rPr xmlns:w="http://schemas.openxmlformats.org/wordprocessingml/2006/main">
                        <w:rFonts w:ascii="Cambria Math" w:hAnsi="Cambria Math"/>
                        <w:i/>
                        <w:color w:val="000000"/>
                        <w:sz w:val="18"/>
                        <w:szCs w:val="18"/>
                      </w:rPr>
                      <m:t>platinum</m:t>
                    </m:r>
                  </m:sub>
                </m:sSub>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0.75</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0.508</m:t>
                </m:r>
                <m:r>
                  <m:rPr>
                    <m:nor/>
                  </m:rPr>
                  <w:rPr xmlns:w="http://schemas.openxmlformats.org/wordprocessingml/2006/main">
                    <w:rFonts w:ascii="Cambria Math" w:hAnsi="Cambria Math"/>
                    <w:i/>
                    <w:color w:val="000000"/>
                    <w:sz w:val="18"/>
                    <w:szCs w:val="18"/>
                  </w:rPr>
                  <m:t>g</m:t>
                </m:r>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Crimson Text Regular" w:cs="Arial Unicode MS" w:hAnsi="Crimson Text Regular"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w="12700" w14:cap="flat">
                  <w14:noFill/>
                  <w14:miter w14:lim="400000"/>
                </w14:textOutline>
                <w14:textFill>
                  <w14:solidFill>
                    <w14:srgbClr w14:val="000000"/>
                  </w14:solidFill>
                </w14:textFill>
              </w:rPr>
              <w:t>(21)</w:t>
            </w:r>
          </w:p>
        </w:tc>
      </w:tr>
    </w:tbl>
    <w:p>
      <w:pPr>
        <w:pStyle w:val="abstract"/>
        <w:ind w:firstLine="227"/>
        <w:rPr>
          <w:rStyle w:val="None"/>
          <w:rFonts w:ascii="Crimson Text Regular" w:cs="Crimson Text Regular" w:hAnsi="Crimson Text Regular" w:eastAsia="Crimson Text Regular"/>
          <w:sz w:val="19"/>
          <w:szCs w:val="19"/>
        </w:rPr>
      </w:pPr>
    </w:p>
    <w:p>
      <w:pPr>
        <w:pStyle w:val="heading2"/>
        <w:rPr>
          <w:rFonts w:ascii="Crimson Text Bold" w:cs="Crimson Text Bold" w:hAnsi="Crimson Text Bold" w:eastAsia="Crimson Text Bold"/>
          <w:b w:val="0"/>
          <w:bCs w:val="0"/>
        </w:rPr>
      </w:pPr>
      <w:r>
        <w:rPr>
          <w:rFonts w:ascii="Crimson Text Bold" w:hAnsi="Crimson Text Bold"/>
          <w:b w:val="0"/>
          <w:bCs w:val="0"/>
          <w:rtl w:val="0"/>
          <w:lang w:val="en-US"/>
        </w:rPr>
        <w:t>2.4 Circuit Design &amp; Deployment Pipeline</w:t>
      </w:r>
    </w:p>
    <w:p>
      <w:pPr>
        <w:pStyle w:val="Body A"/>
      </w:pPr>
      <w:r>
        <w:rPr>
          <w:rStyle w:val="None"/>
          <w:rtl w:val="0"/>
          <w:lang w:val="en-US"/>
        </w:rPr>
        <w:t xml:space="preserve">The circuit design is engineered to meet the requirements outlined in the previous sections, taking into consideration the physical constraints and limitations while ensuring accurate translation of imagined speech. The system, as previously noted, achieves a high spatial resolution by utilizing 48 electrodes. To efficiently read data from these electrodes, a low-noise, multichannel analog-to-digital converter (ADC) is essential. The selected component is the </w:t>
      </w:r>
      <w:r>
        <w:rPr>
          <w:rStyle w:val="None"/>
          <w:i w:val="1"/>
          <w:iCs w:val="1"/>
          <w:rtl w:val="0"/>
          <w:lang w:val="en-US"/>
        </w:rPr>
        <w:t>ADS1299</w:t>
      </w:r>
      <w:r>
        <w:rPr>
          <w:rStyle w:val="None"/>
          <w:rtl w:val="0"/>
          <w:lang w:val="en-US"/>
        </w:rPr>
        <w:t xml:space="preserve"> by Texas Instruments [13], which provides up to 8 channels per chip. Consequently, </w:t>
      </w:r>
      <w:r>
        <w:rPr>
          <w:rStyle w:val="None"/>
          <w:rtl w:val="0"/>
          <w:lang w:val="it-IT"/>
        </w:rPr>
        <w:t>6</w:t>
      </w:r>
      <w:r>
        <w:rPr>
          <w:rtl w:val="0"/>
        </w:rPr>
        <w:t xml:space="preserve"> </w:t>
      </w:r>
      <w:r>
        <w:rPr>
          <w:rStyle w:val="None"/>
          <w:i w:val="1"/>
          <w:iCs w:val="1"/>
          <w:rtl w:val="0"/>
          <w:lang w:val="en-US"/>
        </w:rPr>
        <w:t>ADS1299</w:t>
      </w:r>
      <w:r>
        <w:rPr>
          <w:rStyle w:val="None"/>
          <w:rtl w:val="0"/>
          <w:lang w:val="en-US"/>
        </w:rPr>
        <w:t xml:space="preserve"> chips are required to accommodate all 48 electrodes.</w:t>
      </w:r>
    </w:p>
    <w:p>
      <w:pPr>
        <w:pStyle w:val="Body A"/>
      </w:pPr>
    </w:p>
    <w:p>
      <w:pPr>
        <w:pStyle w:val="Body A"/>
      </w:pPr>
      <w:r>
        <w:rPr>
          <w:rStyle w:val="None"/>
          <w:rtl w:val="0"/>
          <w:lang w:val="en-US"/>
        </w:rPr>
        <w:t xml:space="preserve">The communication protocol used for data transfer is the Serial Peripheral Interface (SPI) due to its high-speed speed high-volume communication properties. The microcontroller unit (MCU) chosen to manage the SPI communication and process the collected data is the </w:t>
      </w:r>
      <w:r>
        <w:rPr>
          <w:rStyle w:val="None"/>
          <w:i w:val="1"/>
          <w:iCs w:val="1"/>
          <w:rtl w:val="0"/>
          <w:lang w:val="de-DE"/>
        </w:rPr>
        <w:t xml:space="preserve">STM32H743 </w:t>
      </w:r>
      <w:r>
        <w:rPr>
          <w:rStyle w:val="None"/>
          <w:rtl w:val="0"/>
          <w:lang w:val="en-US"/>
        </w:rPr>
        <w:t xml:space="preserve">[14], selected for its ample General-Purpose Input/Output (GPIO) and SPI pins, offering up to 6 SPI channels. The design efficiently configures </w:t>
      </w:r>
      <w:r>
        <w:rPr>
          <w:rStyle w:val="None"/>
          <w:rtl w:val="0"/>
          <w:lang w:val="it-IT"/>
        </w:rPr>
        <w:t>one</w:t>
      </w:r>
      <w:r>
        <w:rPr>
          <w:rStyle w:val="None"/>
          <w:rtl w:val="0"/>
          <w:lang w:val="en-US"/>
        </w:rPr>
        <w:t xml:space="preserve"> </w:t>
      </w:r>
      <w:r>
        <w:rPr>
          <w:rStyle w:val="None"/>
          <w:rtl w:val="0"/>
          <w:lang w:val="it-IT"/>
        </w:rPr>
        <w:t xml:space="preserve">or </w:t>
      </w:r>
      <w:r>
        <w:rPr>
          <w:rStyle w:val="None"/>
          <w:rtl w:val="0"/>
          <w:lang w:val="it-IT"/>
        </w:rPr>
        <w:t>two</w:t>
      </w:r>
      <w:r>
        <w:rPr>
          <w:rStyle w:val="None"/>
          <w:rtl w:val="0"/>
          <w:lang w:val="it-IT"/>
        </w:rPr>
        <w:t xml:space="preserve"> </w:t>
      </w:r>
      <w:r>
        <w:rPr>
          <w:rStyle w:val="None"/>
          <w:rtl w:val="0"/>
          <w:lang w:val="en-US"/>
        </w:rPr>
        <w:t>ADS1299 chips in series for each SPI port, maximizing the utilization of the available SPI channels.</w:t>
      </w:r>
    </w:p>
    <w:p>
      <w:pPr>
        <w:pStyle w:val="abstract"/>
        <w:ind w:firstLine="283"/>
        <w:rPr>
          <w:rFonts w:ascii="Crimson Text Regular" w:cs="Crimson Text Regular" w:hAnsi="Crimson Text Regular" w:eastAsia="Crimson Text Regular"/>
          <w:sz w:val="20"/>
          <w:szCs w:val="20"/>
        </w:rPr>
      </w:pPr>
    </w:p>
    <w:p>
      <w:pPr>
        <w:pStyle w:val="Body A"/>
      </w:pPr>
      <w:r>
        <w:rPr>
          <w:rStyle w:val="None"/>
          <w:rtl w:val="0"/>
          <w:lang w:val="en-US"/>
        </w:rPr>
        <w:t xml:space="preserve">Data processing is outsourced to an external server with sufficient computational resources to run the machine learning model on the recorded data. To enable this external processing, a WiFi module, the </w:t>
      </w:r>
      <w:r>
        <w:rPr>
          <w:rStyle w:val="None"/>
          <w:i w:val="1"/>
          <w:iCs w:val="1"/>
          <w:rtl w:val="0"/>
          <w:lang w:val="de-DE"/>
        </w:rPr>
        <w:t>WizFi360-CON</w:t>
      </w:r>
      <w:r>
        <w:rPr>
          <w:rStyle w:val="None"/>
          <w:i w:val="1"/>
          <w:iCs w:val="1"/>
          <w:rtl w:val="0"/>
          <w:lang w:val="it-IT"/>
        </w:rPr>
        <w:t xml:space="preserve"> </w:t>
      </w:r>
      <w:r>
        <w:rPr>
          <w:rStyle w:val="None"/>
          <w:rtl w:val="0"/>
          <w:lang w:val="en-US"/>
        </w:rPr>
        <w:t>[15], is employed. This module communicates with the MCU via the universal asynchronous receiver-transmitter (UART) protocol, ensuring reliable data transmission.</w:t>
      </w:r>
      <w:r>
        <w:rPr>
          <w:rStyle w:val="None"/>
          <w:rtl w:val="0"/>
          <w:lang w:val="it-IT"/>
        </w:rPr>
        <w:t xml:space="preserve"> Once the data is received by the device, it will </w:t>
      </w:r>
      <w:r>
        <w:rPr>
          <w:rStyle w:val="None"/>
          <w:rtl w:val="0"/>
          <w:lang w:val="en-US"/>
        </w:rPr>
        <w:t>stream</w:t>
      </w:r>
      <w:r>
        <w:rPr>
          <w:rStyle w:val="None"/>
          <w:rtl w:val="0"/>
          <w:lang w:val="it-IT"/>
        </w:rPr>
        <w:t xml:space="preserve"> the buffer audio </w:t>
      </w:r>
      <w:r>
        <w:rPr>
          <w:rStyle w:val="None"/>
          <w:rtl w:val="0"/>
          <w:lang w:val="en-US"/>
        </w:rPr>
        <w:t>file using</w:t>
      </w:r>
      <w:r>
        <w:rPr>
          <w:rStyle w:val="None"/>
          <w:rtl w:val="0"/>
          <w:lang w:val="it-IT"/>
        </w:rPr>
        <w:t xml:space="preserve"> the </w:t>
      </w:r>
      <w:r>
        <w:rPr>
          <w:rtl w:val="0"/>
        </w:rPr>
        <w:t>I</w:t>
      </w:r>
      <w:r>
        <w:rPr>
          <w:rtl w:val="0"/>
        </w:rPr>
        <w:t>²</w:t>
      </w:r>
      <w:r>
        <w:rPr>
          <w:rStyle w:val="None"/>
          <w:rtl w:val="0"/>
          <w:lang w:val="it-IT"/>
        </w:rPr>
        <w:t>C protocol.</w:t>
      </w:r>
      <w:r>
        <w:rPr>
          <w:rtl w:val="0"/>
        </w:rPr>
        <w:t xml:space="preserve"> </w:t>
      </w:r>
      <w:r>
        <w:rPr>
          <w:rStyle w:val="None"/>
          <w:rtl w:val="0"/>
          <w:lang w:val="it-IT"/>
        </w:rPr>
        <w:t xml:space="preserve">The speaker we employ is the </w:t>
      </w:r>
      <w:r>
        <w:rPr>
          <w:rStyle w:val="None"/>
          <w:rtl w:val="0"/>
          <w:lang w:val="en-US"/>
        </w:rPr>
        <w:t>Cirrus Logic CS43L22</w:t>
      </w:r>
      <w:r>
        <w:rPr>
          <w:rStyle w:val="None"/>
          <w:rFonts w:ascii="Crimson Text Bold" w:hAnsi="Crimson Text Bold"/>
          <w:rtl w:val="0"/>
          <w:lang w:val="it-IT"/>
        </w:rPr>
        <w:t>,</w:t>
      </w:r>
      <w:r>
        <w:rPr>
          <w:rStyle w:val="None"/>
          <w:rtl w:val="0"/>
          <w:lang w:val="en-US"/>
        </w:rPr>
        <w:t xml:space="preserve"> 24 24-bit, 100 mW/channel,</w:t>
      </w:r>
      <w:r>
        <w:rPr>
          <w:rStyle w:val="None"/>
          <w:rtl w:val="0"/>
          <w:lang w:val="it-IT"/>
        </w:rPr>
        <w:t xml:space="preserve"> directly </w:t>
      </w:r>
      <w:r>
        <w:rPr>
          <w:rStyle w:val="None"/>
          <w:rtl w:val="0"/>
          <w:lang w:val="de-DE"/>
        </w:rPr>
        <w:t>interfable</w:t>
      </w:r>
      <w:r>
        <w:rPr>
          <w:rStyle w:val="None"/>
          <w:rtl w:val="0"/>
          <w:lang w:val="it-IT"/>
        </w:rPr>
        <w:t xml:space="preserve"> with the STM32H743.</w:t>
      </w:r>
      <w:r>
        <w:rPr>
          <w:rStyle w:val="None"/>
          <w:i w:val="1"/>
          <w:iCs w:val="1"/>
          <w:rtl w:val="0"/>
          <w:lang w:val="it-IT"/>
        </w:rPr>
        <w:t xml:space="preserve"> T</w:t>
      </w:r>
      <w:r>
        <w:rPr>
          <w:rStyle w:val="None"/>
          <w:rtl w:val="0"/>
          <w:lang w:val="da-DK"/>
        </w:rPr>
        <w:t>hus,</w:t>
      </w:r>
      <w:r>
        <w:rPr>
          <w:rStyle w:val="None"/>
          <w:rtl w:val="0"/>
          <w:lang w:val="it-IT"/>
        </w:rPr>
        <w:t xml:space="preserve"> directly </w:t>
      </w:r>
      <w:r>
        <w:rPr>
          <w:rStyle w:val="None"/>
          <w:rtl w:val="0"/>
          <w:lang w:val="en-US"/>
        </w:rPr>
        <w:t>allows</w:t>
      </w:r>
      <w:r>
        <w:rPr>
          <w:rStyle w:val="None"/>
          <w:rtl w:val="0"/>
          <w:lang w:val="it-IT"/>
        </w:rPr>
        <w:t xml:space="preserve"> voice communication for people affected by ALS. </w:t>
      </w:r>
      <w:r>
        <w:rPr>
          <w:rStyle w:val="None"/>
          <w:rtl w:val="0"/>
          <w:lang w:val="en-US"/>
        </w:rPr>
        <w:t xml:space="preserve">The system is powered by a 3.7V lithium-ion battery. A low-dropout regulator (LDO) steps the voltage down to 3.3V, supplying power to the MCU, WiFi module, and ADS1299 chips. Additionally, a USB-C connector paired with the </w:t>
      </w:r>
      <w:r>
        <w:rPr>
          <w:rStyle w:val="None"/>
          <w:i w:val="1"/>
          <w:iCs w:val="1"/>
          <w:rtl w:val="0"/>
          <w:lang w:val="de-DE"/>
        </w:rPr>
        <w:t>TP4056</w:t>
      </w:r>
      <w:r>
        <w:rPr>
          <w:rStyle w:val="None"/>
          <w:rtl w:val="0"/>
          <w:lang w:val="en-US"/>
        </w:rPr>
        <w:t xml:space="preserve"> [16] module enables convenient battery recharging.</w:t>
      </w:r>
      <w:r>
        <w:rPr>
          <w:rStyle w:val="None"/>
          <w:rtl w:val="0"/>
          <w:lang w:val="it-IT"/>
        </w:rPr>
        <w:t xml:space="preserve"> As can </w:t>
      </w:r>
      <w:r>
        <w:rPr>
          <w:rStyle w:val="None"/>
          <w:rtl w:val="0"/>
          <w:lang w:val="en-US"/>
        </w:rPr>
        <w:t>be</w:t>
      </w:r>
      <w:r>
        <w:rPr>
          <w:rStyle w:val="None"/>
          <w:rtl w:val="0"/>
          <w:lang w:val="it-IT"/>
        </w:rPr>
        <w:t xml:space="preserve"> seen from </w:t>
      </w:r>
      <w:r>
        <w:rPr>
          <w:rStyle w:val="None"/>
          <w:i w:val="1"/>
          <w:iCs w:val="1"/>
          <w:rtl w:val="0"/>
          <w:lang w:val="it-IT"/>
        </w:rPr>
        <w:t>Figure 2</w:t>
      </w:r>
      <w:r>
        <w:rPr>
          <w:rStyle w:val="None"/>
          <w:rtl w:val="0"/>
          <w:lang w:val="it-IT"/>
        </w:rPr>
        <w:t>.</w:t>
      </w:r>
    </w:p>
    <w:p>
      <w:pPr>
        <w:pStyle w:val="Body A"/>
        <w:jc w:val="left"/>
      </w:pPr>
    </w:p>
    <w:p>
      <w:pPr>
        <w:pStyle w:val="Body A"/>
        <w:jc w:val="left"/>
        <w:rPr>
          <w:rStyle w:val="None"/>
          <w:lang w:val="en-US"/>
        </w:rPr>
      </w:pPr>
      <w:r>
        <w:rPr>
          <w:rStyle w:val="None"/>
          <w:rFonts w:ascii="Crimson Text Bold" w:hAnsi="Crimson Text Bold"/>
          <w:rtl w:val="0"/>
          <w:lang w:val="it-IT"/>
        </w:rPr>
        <w:t>Fig</w:t>
      </w:r>
      <w:r>
        <w:rPr>
          <w:rStyle w:val="None"/>
          <w:rFonts w:ascii="Crimson Text Bold" w:hAnsi="Crimson Text Bold"/>
          <w:rtl w:val="0"/>
          <w:lang w:val="it-IT"/>
        </w:rPr>
        <w:t xml:space="preserve">ure </w:t>
      </w:r>
      <w:r>
        <w:rPr>
          <w:rStyle w:val="None"/>
          <w:rFonts w:ascii="Crimson Text Bold" w:hAnsi="Crimson Text Bold"/>
          <w:rtl w:val="0"/>
          <w:lang w:val="it-IT"/>
        </w:rPr>
        <w:t>2</w:t>
      </w:r>
      <w:r>
        <w:rPr>
          <w:rStyle w:val="None"/>
          <w:rFonts w:ascii="Crimson Text Bold" w:hAnsi="Crimson Text Bold"/>
          <w:rtl w:val="0"/>
          <w:lang w:val="it-IT"/>
        </w:rPr>
        <w:t>.</w:t>
      </w:r>
      <w:r>
        <w:rPr>
          <w:rStyle w:val="None"/>
          <w:rtl w:val="0"/>
          <w:lang w:val="it-IT"/>
        </w:rPr>
        <w:t xml:space="preserve"> </w:t>
      </w:r>
      <w:r>
        <w:rPr>
          <w:rStyle w:val="None"/>
          <w:rtl w:val="0"/>
          <w:lang w:val="it-IT"/>
        </w:rPr>
        <w:t xml:space="preserve">ADS1299, </w:t>
      </w:r>
      <w:r>
        <w:rPr>
          <w:rStyle w:val="None"/>
          <w:rtl w:val="0"/>
          <w:lang w:val="en-US"/>
        </w:rPr>
        <w:t>MCU, battery, and power lines</w:t>
      </w:r>
      <w:r>
        <w:rPr>
          <w:rStyle w:val="None"/>
          <w:lang w:val="en-US"/>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172224</wp:posOffset>
            </wp:positionV>
            <wp:extent cx="4389121" cy="2062887"/>
            <wp:effectExtent l="0" t="0" r="0" b="0"/>
            <wp:wrapThrough wrapText="bothSides" distL="152400" distR="152400">
              <wp:wrapPolygon edited="1">
                <wp:start x="0" y="0"/>
                <wp:lineTo x="21600" y="0"/>
                <wp:lineTo x="21600" y="21632"/>
                <wp:lineTo x="0" y="21632"/>
                <wp:lineTo x="0" y="0"/>
              </wp:wrapPolygon>
            </wp:wrapThrough>
            <wp:docPr id="1073741828" name="officeArt object" descr="Screenshot 2025-08-06 at 15.34.15.png"/>
            <wp:cNvGraphicFramePr/>
            <a:graphic xmlns:a="http://schemas.openxmlformats.org/drawingml/2006/main">
              <a:graphicData uri="http://schemas.openxmlformats.org/drawingml/2006/picture">
                <pic:pic xmlns:pic="http://schemas.openxmlformats.org/drawingml/2006/picture">
                  <pic:nvPicPr>
                    <pic:cNvPr id="1073741828" name="Screenshot 2025-08-06 at 15.34.15.png" descr="Screenshot 2025-08-06 at 15.34.15.png"/>
                    <pic:cNvPicPr>
                      <a:picLocks noChangeAspect="1"/>
                    </pic:cNvPicPr>
                  </pic:nvPicPr>
                  <pic:blipFill>
                    <a:blip r:embed="rId13">
                      <a:extLst/>
                    </a:blip>
                    <a:stretch>
                      <a:fillRect/>
                    </a:stretch>
                  </pic:blipFill>
                  <pic:spPr>
                    <a:xfrm>
                      <a:off x="0" y="0"/>
                      <a:ext cx="4389121" cy="2062887"/>
                    </a:xfrm>
                    <a:prstGeom prst="rect">
                      <a:avLst/>
                    </a:prstGeom>
                    <a:ln w="12700" cap="flat">
                      <a:noFill/>
                      <a:miter lim="400000"/>
                    </a:ln>
                    <a:effectLst/>
                  </pic:spPr>
                </pic:pic>
              </a:graphicData>
            </a:graphic>
          </wp:anchor>
        </w:drawing>
      </w:r>
    </w:p>
    <w:p>
      <w:pPr>
        <w:pStyle w:val="Body A"/>
        <w:rPr>
          <w:rStyle w:val="None"/>
          <w:lang w:val="it-IT"/>
        </w:rPr>
      </w:pPr>
      <w:r>
        <w:rPr>
          <w:rStyle w:val="None"/>
          <w:rtl w:val="0"/>
          <w:lang w:val="it-IT"/>
        </w:rPr>
        <w:t xml:space="preserve">During the design and pipeline </w:t>
      </w:r>
      <w:r>
        <w:rPr>
          <w:rStyle w:val="None"/>
          <w:rtl w:val="0"/>
          <w:lang w:val="it-IT"/>
        </w:rPr>
        <w:t>deployment</w:t>
      </w:r>
      <w:r>
        <w:rPr>
          <w:rStyle w:val="None"/>
          <w:rtl w:val="0"/>
          <w:lang w:val="it-IT"/>
        </w:rPr>
        <w:t xml:space="preserve">, ethical considerations need to dictate the </w:t>
      </w:r>
      <w:r>
        <w:rPr>
          <w:rStyle w:val="None"/>
          <w:rtl w:val="0"/>
          <w:lang w:val="it-IT"/>
        </w:rPr>
        <w:t>development</w:t>
      </w:r>
      <w:r>
        <w:rPr>
          <w:rStyle w:val="None"/>
          <w:rtl w:val="0"/>
          <w:lang w:val="it-IT"/>
        </w:rPr>
        <w:t xml:space="preserve"> of the hardware and the backbone of the model: </w:t>
      </w:r>
      <w:r>
        <w:rPr>
          <w:rStyle w:val="None"/>
          <w:rtl w:val="0"/>
          <w:lang w:val="it-IT"/>
        </w:rPr>
        <w:t>EEG captures more than intended words; it may reveal emotions or</w:t>
      </w:r>
      <w:r>
        <w:rPr>
          <w:rStyle w:val="None"/>
          <w:rtl w:val="0"/>
          <w:lang w:val="it-IT"/>
        </w:rPr>
        <w:t xml:space="preserve"> </w:t>
      </w:r>
      <w:r>
        <w:rPr>
          <w:rStyle w:val="None"/>
          <w:rtl w:val="0"/>
          <w:lang w:val="it-IT"/>
        </w:rPr>
        <w:t>spontaneous</w:t>
      </w:r>
      <w:r>
        <w:rPr>
          <w:rStyle w:val="None"/>
          <w:rtl w:val="0"/>
          <w:lang w:val="it-IT"/>
        </w:rPr>
        <w:t xml:space="preserve"> </w:t>
      </w:r>
      <w:r>
        <w:rPr>
          <w:rStyle w:val="None"/>
          <w:rtl w:val="0"/>
          <w:lang w:val="it-IT"/>
        </w:rPr>
        <w:t>thoughts. To prevent misuse by insurers, employers, or hackers, systems must process</w:t>
      </w:r>
      <w:r>
        <w:rPr>
          <w:rStyle w:val="None"/>
          <w:rtl w:val="0"/>
          <w:lang w:val="it-IT"/>
        </w:rPr>
        <w:t xml:space="preserve"> </w:t>
      </w:r>
      <w:r>
        <w:rPr>
          <w:rStyle w:val="None"/>
          <w:rtl w:val="0"/>
          <w:lang w:val="it-IT"/>
        </w:rPr>
        <w:t>data locally, encrypt transmissions end-to-end, and strictly limit stored information to</w:t>
      </w:r>
      <w:r>
        <w:rPr>
          <w:rStyle w:val="None"/>
          <w:rtl w:val="0"/>
          <w:lang w:val="it-IT"/>
        </w:rPr>
        <w:t xml:space="preserve"> </w:t>
      </w:r>
      <w:r>
        <w:rPr>
          <w:rStyle w:val="None"/>
          <w:rtl w:val="0"/>
          <w:lang w:val="it-IT"/>
        </w:rPr>
        <w:t>features</w:t>
      </w:r>
      <w:r>
        <w:rPr>
          <w:rStyle w:val="None"/>
          <w:rtl w:val="0"/>
          <w:lang w:val="it-IT"/>
        </w:rPr>
        <w:t xml:space="preserve"> </w:t>
      </w:r>
      <w:r>
        <w:rPr>
          <w:rStyle w:val="None"/>
          <w:rtl w:val="0"/>
          <w:lang w:val="it-IT"/>
        </w:rPr>
        <w:t>needed for speech decoding</w:t>
      </w:r>
      <w:r>
        <w:rPr>
          <w:rStyle w:val="None"/>
          <w:rtl w:val="0"/>
          <w:lang w:val="it-IT"/>
        </w:rPr>
        <w:t>. [26][27][28][29][30]. Furthermore, the decoding process may not always take place when the user is producing imagined speech, as such, as inspired by voice-activated virtual assistants</w:t>
      </w:r>
      <w:r>
        <w:rPr>
          <w:rStyle w:val="None"/>
          <w:rtl w:val="0"/>
          <w:lang w:val="it-IT"/>
        </w:rPr>
        <w:t>—</w:t>
      </w:r>
      <w:r>
        <w:rPr>
          <w:rStyle w:val="None"/>
          <w:rtl w:val="0"/>
          <w:lang w:val="it-IT"/>
        </w:rPr>
        <w:t>Alexa and Siri</w:t>
      </w:r>
      <w:r>
        <w:rPr>
          <w:rStyle w:val="None"/>
          <w:rtl w:val="0"/>
          <w:lang w:val="it-IT"/>
        </w:rPr>
        <w:t>—</w:t>
      </w:r>
      <w:r>
        <w:rPr>
          <w:rStyle w:val="None"/>
          <w:rtl w:val="0"/>
          <w:lang w:val="it-IT"/>
        </w:rPr>
        <w:t xml:space="preserve">, the decoding may only take place when the user is imaging a specific awake word, triggering the deep learning model to translate </w:t>
      </w:r>
      <w:r>
        <w:rPr>
          <w:rStyle w:val="None"/>
          <w:rtl w:val="0"/>
          <w:lang w:val="it-IT"/>
        </w:rPr>
        <w:t>in</w:t>
      </w:r>
      <w:r>
        <w:rPr>
          <w:rStyle w:val="None"/>
          <w:rtl w:val="0"/>
          <w:lang w:val="it-IT"/>
        </w:rPr>
        <w:t xml:space="preserve"> stream the EEG data.</w:t>
      </w:r>
    </w:p>
    <w:p>
      <w:pPr>
        <w:pStyle w:val="Body A"/>
        <w:rPr>
          <w:rStyle w:val="None"/>
          <w:lang w:val="it-IT"/>
        </w:rPr>
      </w:pPr>
    </w:p>
    <w:p>
      <w:pPr>
        <w:pStyle w:val="Body A"/>
        <w:rPr>
          <w:rStyle w:val="None"/>
          <w:lang w:val="it-IT"/>
        </w:rPr>
      </w:pPr>
      <w:r>
        <w:rPr>
          <w:rStyle w:val="None"/>
          <w:rtl w:val="0"/>
          <w:lang w:val="it-IT"/>
        </w:rPr>
        <w:t>All EEG processing</w:t>
      </w:r>
      <w:r>
        <w:rPr>
          <w:rStyle w:val="None"/>
          <w:rtl w:val="0"/>
          <w:lang w:val="it-IT"/>
        </w:rPr>
        <w:t xml:space="preserve"> </w:t>
      </w:r>
      <w:r>
        <w:rPr>
          <w:rStyle w:val="None"/>
          <w:rtl w:val="0"/>
          <w:lang w:val="it-IT"/>
        </w:rPr>
        <w:t>from digitization and</w:t>
      </w:r>
      <w:r>
        <w:rPr>
          <w:rStyle w:val="None"/>
          <w:rtl w:val="0"/>
          <w:lang w:val="it-IT"/>
        </w:rPr>
        <w:t xml:space="preserve"> speech </w:t>
      </w:r>
      <w:r>
        <w:rPr>
          <w:rStyle w:val="None"/>
          <w:rtl w:val="0"/>
          <w:lang w:val="it-IT"/>
        </w:rPr>
        <w:t>decoding</w:t>
      </w:r>
      <w:r>
        <w:rPr>
          <w:rStyle w:val="None"/>
          <w:rtl w:val="0"/>
          <w:lang w:val="it-IT"/>
        </w:rPr>
        <w:t>—</w:t>
      </w:r>
      <w:r>
        <w:rPr>
          <w:rStyle w:val="None"/>
          <w:rtl w:val="0"/>
          <w:lang w:val="it-IT"/>
        </w:rPr>
        <w:t>except</w:t>
      </w:r>
      <w:r>
        <w:rPr>
          <w:rStyle w:val="None"/>
          <w:rtl w:val="0"/>
          <w:lang w:val="it-IT"/>
        </w:rPr>
        <w:t xml:space="preserve"> for the</w:t>
      </w:r>
      <w:r>
        <w:rPr>
          <w:rStyle w:val="None"/>
          <w:rtl w:val="0"/>
          <w:lang w:val="it-IT"/>
        </w:rPr>
        <w:t xml:space="preserve"> wake-word, </w:t>
      </w:r>
      <w:r>
        <w:rPr>
          <w:rStyle w:val="None"/>
          <w:rtl w:val="0"/>
          <w:lang w:val="it-IT"/>
        </w:rPr>
        <w:t>which is done on device</w:t>
      </w:r>
      <w:r>
        <w:rPr>
          <w:rStyle w:val="None"/>
          <w:rtl w:val="0"/>
          <w:lang w:val="it-IT"/>
        </w:rPr>
        <w:t>—</w:t>
      </w:r>
      <w:r>
        <w:rPr>
          <w:rStyle w:val="None"/>
          <w:rtl w:val="0"/>
          <w:lang w:val="it-IT"/>
        </w:rPr>
        <w:t>is</w:t>
      </w:r>
      <w:r>
        <w:rPr>
          <w:rStyle w:val="None"/>
          <w:rtl w:val="0"/>
          <w:lang w:val="it-IT"/>
        </w:rPr>
        <w:t xml:space="preserve"> performed within ARM TrustZone, a Trusted Execution Environmen</w:t>
      </w:r>
      <w:r>
        <w:rPr>
          <w:rStyle w:val="None"/>
          <w:rtl w:val="0"/>
          <w:lang w:val="it-IT"/>
        </w:rPr>
        <w:t>t</w:t>
      </w:r>
      <w:r>
        <w:rPr>
          <w:rStyle w:val="None"/>
          <w:rtl w:val="0"/>
          <w:lang w:val="it-IT"/>
        </w:rPr>
        <w:t>, separating code and data from the hostile operating system and offering hardware</w:t>
      </w:r>
      <w:r>
        <w:rPr>
          <w:rStyle w:val="None"/>
          <w:rtl w:val="0"/>
          <w:lang w:val="it-IT"/>
        </w:rPr>
        <w:t>‐</w:t>
      </w:r>
      <w:r>
        <w:rPr>
          <w:rStyle w:val="None"/>
          <w:rtl w:val="0"/>
          <w:lang w:val="it-IT"/>
        </w:rPr>
        <w:t>based confidentiality and integrity</w:t>
      </w:r>
      <w:r>
        <w:rPr>
          <w:rStyle w:val="None"/>
          <w:rtl w:val="0"/>
          <w:lang w:val="it-IT"/>
        </w:rPr>
        <w:t xml:space="preserve"> [33]</w:t>
      </w:r>
      <w:r>
        <w:rPr>
          <w:rStyle w:val="None"/>
          <w:rtl w:val="0"/>
          <w:lang w:val="it-IT"/>
        </w:rPr>
        <w:t>. In case a wake-word is heard from simulated speech, the device sends over the cloud a slim window of spectral/spatial features</w:t>
      </w:r>
      <w:r>
        <w:rPr>
          <w:rStyle w:val="None"/>
          <w:rtl w:val="0"/>
          <w:lang w:val="it-IT"/>
        </w:rPr>
        <w:t xml:space="preserve"> (1651 samples, sampled at 11 </w:t>
      </w:r>
      <w:r>
        <w:rPr>
          <w:rStyle w:val="None"/>
          <w:i w:val="1"/>
          <w:iCs w:val="1"/>
          <w:rtl w:val="0"/>
          <w:lang w:val="it-IT"/>
        </w:rPr>
        <w:t>Hz)</w:t>
      </w:r>
      <w:r>
        <w:rPr>
          <w:rStyle w:val="None"/>
          <w:rtl w:val="0"/>
          <w:lang w:val="it-IT"/>
        </w:rPr>
        <w:t xml:space="preserve"> in a sealed packet encrypted end-to-end with AES in GCM inside TLS 1.3 for end-to-end confidentiality &amp; also end-to-end integrity over the network </w:t>
      </w:r>
      <w:r>
        <w:rPr>
          <w:rStyle w:val="None"/>
          <w:rtl w:val="0"/>
          <w:lang w:val="it-IT"/>
        </w:rPr>
        <w:t>[34]</w:t>
      </w:r>
      <w:r>
        <w:rPr>
          <w:rStyle w:val="None"/>
          <w:rtl w:val="0"/>
          <w:lang w:val="it-IT"/>
        </w:rPr>
        <w:t>. At the companion device of the user, such sealed packets of features are decrypted on its TEE, where the complete speech-decoding model is executed inside volatile enclave memory with each intermediate result zeroed out following inference</w:t>
      </w:r>
      <w:r>
        <w:rPr>
          <w:rStyle w:val="None"/>
          <w:rtl w:val="0"/>
          <w:lang w:val="it-IT"/>
        </w:rPr>
        <w:t xml:space="preserve"> [34]</w:t>
      </w:r>
      <w:r>
        <w:rPr>
          <w:rStyle w:val="None"/>
          <w:rtl w:val="0"/>
          <w:lang w:val="it-IT"/>
        </w:rPr>
        <w:t>. Model personalization is achieved through federated learning with secure aggregation &amp; differential privacy too: each device locally performs clipped, noised gradient updates which are encrypted &amp; aggregated w</w:t>
      </w:r>
      <w:r>
        <w:rPr>
          <w:rStyle w:val="None"/>
          <w:rtl w:val="0"/>
          <w:lang w:val="it-IT"/>
        </w:rPr>
        <w:t>ithout</w:t>
      </w:r>
      <w:r>
        <w:rPr>
          <w:rStyle w:val="None"/>
          <w:rtl w:val="0"/>
          <w:lang w:val="it-IT"/>
        </w:rPr>
        <w:t xml:space="preserve"> disclosing individual contributions but still retaining user-specific neural information</w:t>
      </w:r>
      <w:r>
        <w:rPr>
          <w:rStyle w:val="None"/>
          <w:rtl w:val="0"/>
          <w:lang w:val="it-IT"/>
        </w:rPr>
        <w:t xml:space="preserve"> [35]</w:t>
      </w:r>
      <w:r>
        <w:rPr>
          <w:rStyle w:val="None"/>
          <w:rtl w:val="0"/>
          <w:lang w:val="it-IT"/>
        </w:rPr>
        <w:t>. A cryptographically bonded tamper-evident audit log on the companion logs each wake-word detection &amp; decoding operation with the user being given transparent auditability as well as on-demand erasure</w:t>
      </w:r>
      <w:r>
        <w:rPr>
          <w:rStyle w:val="None"/>
          <w:rtl w:val="0"/>
          <w:lang w:val="it-IT"/>
        </w:rPr>
        <w:t xml:space="preserve"> [32]</w:t>
      </w:r>
      <w:r>
        <w:rPr>
          <w:rStyle w:val="None"/>
          <w:rtl w:val="0"/>
          <w:lang w:val="it-IT"/>
        </w:rPr>
        <w:t>.</w:t>
      </w:r>
      <w:r>
        <w:rPr>
          <w:rStyle w:val="None"/>
          <w:rtl w:val="0"/>
          <w:lang w:val="it-IT"/>
        </w:rPr>
        <w:t xml:space="preserve"> This can be visualized in </w:t>
      </w:r>
      <w:r>
        <w:rPr>
          <w:rStyle w:val="None"/>
          <w:i w:val="1"/>
          <w:iCs w:val="1"/>
          <w:rtl w:val="0"/>
          <w:lang w:val="it-IT"/>
        </w:rPr>
        <w:t>Figure 3.</w:t>
      </w:r>
    </w:p>
    <w:p>
      <w:pPr>
        <w:pStyle w:val="abstract"/>
        <w:jc w:val="left"/>
        <w:rPr>
          <w:rStyle w:val="None"/>
          <w:rFonts w:ascii="Crimson Text Regular" w:cs="Crimson Text Regular" w:hAnsi="Crimson Text Regular" w:eastAsia="Crimson Text Regular"/>
          <w:lang w:val="it-IT"/>
        </w:rPr>
      </w:pPr>
    </w:p>
    <w:p>
      <w:pPr>
        <w:pStyle w:val="abstract"/>
        <w:jc w:val="left"/>
        <w:rPr>
          <w:rStyle w:val="None"/>
          <w:rFonts w:ascii="Crimson Text Regular" w:cs="Crimson Text Regular" w:hAnsi="Crimson Text Regular" w:eastAsia="Crimson Text Regular"/>
          <w:lang w:val="it-IT"/>
        </w:rPr>
      </w:pPr>
      <w:r>
        <w:rPr>
          <w:rStyle w:val="None"/>
          <w:rFonts w:ascii="Crimson Text Bold" w:hAnsi="Crimson Text Bold"/>
          <w:sz w:val="20"/>
          <w:szCs w:val="20"/>
          <w:rtl w:val="0"/>
          <w:lang w:val="it-IT"/>
        </w:rPr>
        <w:t>Fig</w:t>
      </w:r>
      <w:r>
        <w:rPr>
          <w:rStyle w:val="None"/>
          <w:rFonts w:ascii="Crimson Text Bold" w:hAnsi="Crimson Text Bold"/>
          <w:sz w:val="20"/>
          <w:szCs w:val="20"/>
          <w:rtl w:val="0"/>
          <w:lang w:val="it-IT"/>
        </w:rPr>
        <w:t>ure 3</w:t>
      </w:r>
      <w:r>
        <w:rPr>
          <w:rStyle w:val="None"/>
          <w:rFonts w:ascii="Crimson Text Regular" w:hAnsi="Crimson Text Regular"/>
          <w:i w:val="1"/>
          <w:iCs w:val="1"/>
          <w:sz w:val="20"/>
          <w:szCs w:val="20"/>
          <w:rtl w:val="0"/>
          <w:lang w:val="it-IT"/>
        </w:rPr>
        <w:t xml:space="preserve"> </w:t>
      </w:r>
      <w:r>
        <w:rPr>
          <w:rStyle w:val="None"/>
          <w:rFonts w:ascii="Crimson Text Regular" w:hAnsi="Crimson Text Regular"/>
          <w:sz w:val="20"/>
          <w:szCs w:val="20"/>
          <w:rtl w:val="0"/>
          <w:lang w:val="it-IT"/>
        </w:rPr>
        <w:t>D</w:t>
      </w:r>
      <w:r>
        <w:rPr>
          <w:rStyle w:val="None"/>
          <w:rFonts w:ascii="Crimson Text Regular" w:hAnsi="Crimson Text Regular"/>
          <w:sz w:val="20"/>
          <w:szCs w:val="20"/>
          <w:rtl w:val="0"/>
          <w:lang w:val="it-IT"/>
        </w:rPr>
        <w:t>e</w:t>
      </w:r>
      <w:r>
        <w:rPr>
          <w:rStyle w:val="None"/>
          <w:rFonts w:ascii="Crimson Text Regular" w:hAnsi="Crimson Text Regular"/>
          <w:sz w:val="20"/>
          <w:szCs w:val="20"/>
          <w:rtl w:val="0"/>
          <w:lang w:val="it-IT"/>
        </w:rPr>
        <w:t>ployment pipeline</w:t>
      </w:r>
      <w:r>
        <w:rPr>
          <w:rStyle w:val="None"/>
          <w:rFonts w:ascii="Crimson Text Regular" w:cs="Crimson Text Regular" w:hAnsi="Crimson Text Regular" w:eastAsia="Crimson Text Regular"/>
          <w:lang w:val="it-IT"/>
        </w:rPr>
        <w:drawing xmlns:a="http://schemas.openxmlformats.org/drawingml/2006/main">
          <wp:anchor distT="152400" distB="152400" distL="152400" distR="152400" simplePos="0" relativeHeight="251663360" behindDoc="0" locked="0" layoutInCell="1" allowOverlap="1">
            <wp:simplePos x="0" y="0"/>
            <wp:positionH relativeFrom="margin">
              <wp:posOffset>677735</wp:posOffset>
            </wp:positionH>
            <wp:positionV relativeFrom="line">
              <wp:posOffset>276860</wp:posOffset>
            </wp:positionV>
            <wp:extent cx="3020950" cy="4389121"/>
            <wp:effectExtent l="0" t="0" r="0" b="0"/>
            <wp:wrapTopAndBottom distT="152400" distB="152400"/>
            <wp:docPr id="1073741829" name="officeArt object" descr="Untitled diagram | Mermaid Chart-2025-08-06-151121.png"/>
            <wp:cNvGraphicFramePr/>
            <a:graphic xmlns:a="http://schemas.openxmlformats.org/drawingml/2006/main">
              <a:graphicData uri="http://schemas.openxmlformats.org/drawingml/2006/picture">
                <pic:pic xmlns:pic="http://schemas.openxmlformats.org/drawingml/2006/picture">
                  <pic:nvPicPr>
                    <pic:cNvPr id="1073741829" name="Untitled diagram | Mermaid Chart-2025-08-06-151121.png" descr="Untitled diagram | Mermaid Chart-2025-08-06-151121.png"/>
                    <pic:cNvPicPr>
                      <a:picLocks noChangeAspect="1"/>
                    </pic:cNvPicPr>
                  </pic:nvPicPr>
                  <pic:blipFill>
                    <a:blip r:embed="rId14">
                      <a:extLst/>
                    </a:blip>
                    <a:stretch>
                      <a:fillRect/>
                    </a:stretch>
                  </pic:blipFill>
                  <pic:spPr>
                    <a:xfrm>
                      <a:off x="0" y="0"/>
                      <a:ext cx="3020950" cy="4389121"/>
                    </a:xfrm>
                    <a:prstGeom prst="rect">
                      <a:avLst/>
                    </a:prstGeom>
                    <a:ln w="12700" cap="flat">
                      <a:noFill/>
                      <a:miter lim="400000"/>
                    </a:ln>
                    <a:effectLst/>
                  </pic:spPr>
                </pic:pic>
              </a:graphicData>
            </a:graphic>
          </wp:anchor>
        </w:drawing>
      </w:r>
    </w:p>
    <w:p>
      <w:pPr>
        <w:pStyle w:val="Body A"/>
        <w:rPr>
          <w:rStyle w:val="None"/>
          <w:lang w:val="it-IT"/>
        </w:rPr>
      </w:pPr>
    </w:p>
    <w:p>
      <w:pPr>
        <w:pStyle w:val="Body A"/>
      </w:pPr>
    </w:p>
    <w:p>
      <w:pPr>
        <w:pStyle w:val="heading2"/>
        <w:rPr>
          <w:rFonts w:ascii="Crimson Text Bold" w:cs="Crimson Text Bold" w:hAnsi="Crimson Text Bold" w:eastAsia="Crimson Text Bold"/>
          <w:b w:val="0"/>
          <w:bCs w:val="0"/>
        </w:rPr>
      </w:pPr>
      <w:r>
        <w:rPr>
          <w:rFonts w:ascii="Crimson Text Bold" w:hAnsi="Crimson Text Bold"/>
          <w:b w:val="0"/>
          <w:bCs w:val="0"/>
          <w:rtl w:val="0"/>
          <w:lang w:val="en-US"/>
        </w:rPr>
        <w:t>2.5 Model Architecture &amp; Training</w:t>
      </w:r>
    </w:p>
    <w:p>
      <w:pPr>
        <w:pStyle w:val="Body A"/>
      </w:pPr>
      <w:r>
        <w:rPr>
          <w:rtl w:val="0"/>
          <w:lang w:val="en-US"/>
        </w:rPr>
        <w:t xml:space="preserve">We </w:t>
      </w:r>
      <w:r>
        <w:rPr>
          <w:rtl w:val="0"/>
          <w:lang w:val="it-IT"/>
        </w:rPr>
        <w:t>propose</w:t>
      </w:r>
      <w:r>
        <w:rPr>
          <w:rtl w:val="0"/>
        </w:rPr>
        <w:t xml:space="preserve"> a </w:t>
      </w:r>
      <w:r>
        <w:rPr>
          <w:rtl w:val="0"/>
          <w:lang w:val="it-IT"/>
        </w:rPr>
        <w:t>novel</w:t>
      </w:r>
      <w:r>
        <w:rPr>
          <w:rtl w:val="0"/>
          <w:lang w:val="en-US"/>
        </w:rPr>
        <w:t xml:space="preserve"> neural architecture to project multichannel</w:t>
      </w:r>
      <w:r>
        <w:rPr>
          <w:rtl w:val="0"/>
          <w:lang w:val="it-IT"/>
        </w:rPr>
        <w:t xml:space="preserve"> imagined speech</w:t>
      </w:r>
      <w:r>
        <w:rPr>
          <w:rtl w:val="0"/>
          <w:lang w:val="en-US"/>
        </w:rPr>
        <w:t xml:space="preserve"> electroencephalography (EEG) into a language, with our </w:t>
      </w:r>
      <w:r>
        <w:rPr>
          <w:rtl w:val="0"/>
          <w:lang w:val="it-IT"/>
        </w:rPr>
        <w:t xml:space="preserve">current </w:t>
      </w:r>
      <w:r>
        <w:rPr>
          <w:rtl w:val="0"/>
          <w:lang w:val="en-US"/>
        </w:rPr>
        <w:t>target being Mandarin Chinese. We utilize anatomical priors</w:t>
      </w:r>
      <w:r>
        <w:rPr>
          <w:rtl w:val="0"/>
          <w:lang w:val="it-IT"/>
        </w:rPr>
        <w:t>—</w:t>
      </w:r>
      <w:r>
        <w:rPr>
          <w:rtl w:val="0"/>
        </w:rPr>
        <w:t>spatial</w:t>
      </w:r>
      <w:r>
        <w:rPr>
          <w:rtl w:val="0"/>
          <w:lang w:val="it-IT"/>
        </w:rPr>
        <w:t xml:space="preserve"> brain mapping divided </w:t>
      </w:r>
      <w:r>
        <w:rPr>
          <w:rtl w:val="0"/>
          <w:lang w:val="pt-PT"/>
        </w:rPr>
        <w:t>into</w:t>
      </w:r>
      <w:r>
        <w:rPr>
          <w:rtl w:val="0"/>
          <w:lang w:val="it-IT"/>
        </w:rPr>
        <w:t xml:space="preserve"> comprehensive regions</w:t>
      </w:r>
      <w:r>
        <w:rPr>
          <w:rtl w:val="0"/>
          <w:lang w:val="it-IT"/>
        </w:rPr>
        <w:t>—</w:t>
      </w:r>
      <w:r>
        <w:rPr>
          <w:rtl w:val="0"/>
          <w:lang w:val="en-US"/>
        </w:rPr>
        <w:t>, hierarchical convolutions, and attention-augmented feature extraction, and a cross-modal fusion operation to project translation from neural to linguistic. The system end-to-end learns with a jointly defined loss function to promote both syntactic and semantic correspondence between output texts</w:t>
      </w:r>
      <w:r>
        <w:rPr>
          <w:rtl w:val="0"/>
          <w:lang w:val="it-IT"/>
        </w:rPr>
        <w:t xml:space="preserve">, </w:t>
      </w:r>
      <w:r>
        <w:rPr>
          <w:rtl w:val="0"/>
          <w:lang w:val="en-US"/>
        </w:rPr>
        <w:t>leveraging</w:t>
      </w:r>
      <w:r>
        <w:rPr>
          <w:rtl w:val="0"/>
          <w:lang w:val="it-IT"/>
        </w:rPr>
        <w:t xml:space="preserve"> higher results</w:t>
      </w:r>
      <w:r>
        <w:rPr>
          <w:rtl w:val="0"/>
        </w:rPr>
        <w:t>.</w:t>
      </w:r>
      <w:r>
        <w:rPr>
          <w:rtl w:val="0"/>
          <w:lang w:val="it-IT"/>
        </w:rPr>
        <w:t xml:space="preserve">  </w:t>
      </w:r>
    </w:p>
    <w:p>
      <w:pPr>
        <w:pStyle w:val="Body A"/>
      </w:pPr>
    </w:p>
    <w:p>
      <w:pPr>
        <w:pStyle w:val="Body A"/>
        <w:rPr>
          <w:rStyle w:val="None"/>
          <w:i w:val="1"/>
          <w:iCs w:val="1"/>
          <w:lang w:val="it-IT"/>
        </w:rPr>
      </w:pPr>
      <w:r>
        <w:rPr>
          <w:rStyle w:val="None"/>
          <w:rtl w:val="0"/>
          <w:lang w:val="en-US"/>
        </w:rPr>
        <w:t xml:space="preserve">Our </w:t>
      </w:r>
      <w:r>
        <w:rPr>
          <w:rStyle w:val="None"/>
          <w:rtl w:val="0"/>
          <w:lang w:val="it-IT"/>
        </w:rPr>
        <w:t>model consists of</w:t>
      </w:r>
      <w:r>
        <w:rPr>
          <w:rStyle w:val="None"/>
          <w:rtl w:val="0"/>
          <w:lang w:val="en-US"/>
        </w:rPr>
        <w:t xml:space="preserve"> three parts: a per-region convolutional attention, a brain-region encoder with weighted fusion, and a cross-modal BART-based decoder. These models together extract discriminative temporal features from multi-channel EEG, learn to emphasize informative features </w:t>
      </w:r>
      <w:r>
        <w:rPr>
          <w:rStyle w:val="None"/>
          <w:rtl w:val="0"/>
          <w:lang w:val="it-IT"/>
        </w:rPr>
        <w:t xml:space="preserve">from </w:t>
      </w:r>
      <w:r>
        <w:rPr>
          <w:rStyle w:val="None"/>
          <w:rtl w:val="0"/>
          <w:lang w:val="it-IT"/>
        </w:rPr>
        <w:t>four</w:t>
      </w:r>
      <w:r>
        <w:rPr>
          <w:rStyle w:val="None"/>
          <w:rtl w:val="0"/>
          <w:lang w:val="it-IT"/>
        </w:rPr>
        <w:t xml:space="preserve"> </w:t>
      </w:r>
      <w:r>
        <w:rPr>
          <w:rStyle w:val="None"/>
          <w:rtl w:val="0"/>
          <w:lang w:val="en-US"/>
        </w:rPr>
        <w:t xml:space="preserve">brain regions, and </w:t>
      </w:r>
      <w:r>
        <w:rPr>
          <w:rStyle w:val="None"/>
          <w:rtl w:val="0"/>
          <w:lang w:val="it-IT"/>
        </w:rPr>
        <w:t>thereby decode</w:t>
      </w:r>
      <w:r>
        <w:rPr>
          <w:rStyle w:val="None"/>
          <w:rtl w:val="0"/>
          <w:lang w:val="en-US"/>
        </w:rPr>
        <w:t xml:space="preserve"> imagined speech</w:t>
      </w:r>
      <w:r>
        <w:rPr>
          <w:rStyle w:val="None"/>
          <w:rtl w:val="0"/>
          <w:lang w:val="it-IT"/>
        </w:rPr>
        <w:t xml:space="preserve"> </w:t>
      </w:r>
      <w:r>
        <w:rPr>
          <w:rStyle w:val="None"/>
          <w:rtl w:val="0"/>
          <w:lang w:val="en-US"/>
        </w:rPr>
        <w:t>from EEG signals.</w:t>
      </w:r>
      <w:r>
        <w:rPr>
          <w:rStyle w:val="None"/>
          <w:rtl w:val="0"/>
          <w:lang w:val="it-IT"/>
        </w:rPr>
        <w:t xml:space="preserve"> The </w:t>
      </w:r>
      <w:r>
        <w:rPr>
          <w:rStyle w:val="None"/>
          <w:rtl w:val="0"/>
          <w:lang w:val="en-US"/>
        </w:rPr>
        <w:t>high-level</w:t>
      </w:r>
      <w:r>
        <w:rPr>
          <w:rStyle w:val="None"/>
          <w:rtl w:val="0"/>
          <w:lang w:val="it-IT"/>
        </w:rPr>
        <w:t xml:space="preserve"> architecture of the model can be visualized in </w:t>
      </w:r>
      <w:r>
        <w:rPr>
          <w:rStyle w:val="None"/>
          <w:i w:val="1"/>
          <w:iCs w:val="1"/>
          <w:rtl w:val="0"/>
          <w:lang w:val="it-IT"/>
        </w:rPr>
        <w:t>Fig</w:t>
      </w:r>
      <w:r>
        <w:rPr>
          <w:rStyle w:val="None"/>
          <w:i w:val="1"/>
          <w:iCs w:val="1"/>
          <w:rtl w:val="0"/>
          <w:lang w:val="it-IT"/>
        </w:rPr>
        <w:t>ure</w:t>
      </w:r>
      <w:r>
        <w:rPr>
          <w:rStyle w:val="None"/>
          <w:i w:val="1"/>
          <w:iCs w:val="1"/>
          <w:rtl w:val="0"/>
          <w:lang w:val="it-IT"/>
        </w:rPr>
        <w:t xml:space="preserve"> </w:t>
      </w:r>
      <w:r>
        <w:rPr>
          <w:rStyle w:val="None"/>
          <w:i w:val="1"/>
          <w:iCs w:val="1"/>
          <w:rtl w:val="0"/>
          <w:lang w:val="it-IT"/>
        </w:rPr>
        <w:t>4</w:t>
      </w:r>
      <w:r>
        <w:rPr>
          <w:rStyle w:val="None"/>
          <w:i w:val="1"/>
          <w:iCs w:val="1"/>
          <w:rtl w:val="0"/>
          <w:lang w:val="it-IT"/>
        </w:rPr>
        <w:t>.</w:t>
      </w:r>
    </w:p>
    <w:p>
      <w:pPr>
        <w:pStyle w:val="Body A"/>
      </w:pPr>
    </w:p>
    <w:p>
      <w:pPr>
        <w:pStyle w:val="abstract"/>
        <w:jc w:val="left"/>
        <w:rPr>
          <w:rStyle w:val="None"/>
          <w:rFonts w:ascii="Crimson Text Regular" w:cs="Crimson Text Regular" w:hAnsi="Crimson Text Regular" w:eastAsia="Crimson Text Regular"/>
          <w:sz w:val="20"/>
          <w:szCs w:val="20"/>
          <w:lang w:val="it-IT"/>
        </w:rPr>
      </w:pPr>
      <w:r>
        <w:rPr>
          <w:rStyle w:val="None"/>
          <w:rFonts w:ascii="Crimson Text Bold" w:hAnsi="Crimson Text Bold"/>
          <w:sz w:val="20"/>
          <w:szCs w:val="20"/>
          <w:rtl w:val="0"/>
          <w:lang w:val="it-IT"/>
        </w:rPr>
        <w:t>Fig</w:t>
      </w:r>
      <w:r>
        <w:rPr>
          <w:rStyle w:val="None"/>
          <w:rFonts w:ascii="Crimson Text Bold" w:hAnsi="Crimson Text Bold"/>
          <w:sz w:val="20"/>
          <w:szCs w:val="20"/>
          <w:rtl w:val="0"/>
          <w:lang w:val="it-IT"/>
        </w:rPr>
        <w:t>ure 4</w:t>
      </w:r>
      <w:r>
        <w:rPr>
          <w:rStyle w:val="None"/>
          <w:rFonts w:ascii="Crimson Text Regular" w:hAnsi="Crimson Text Regular"/>
          <w:i w:val="1"/>
          <w:iCs w:val="1"/>
          <w:sz w:val="20"/>
          <w:szCs w:val="20"/>
          <w:rtl w:val="0"/>
          <w:lang w:val="it-IT"/>
        </w:rPr>
        <w:t xml:space="preserve"> </w:t>
      </w:r>
      <w:r>
        <w:rPr>
          <w:rStyle w:val="None"/>
          <w:rFonts w:ascii="Crimson Text Regular" w:hAnsi="Crimson Text Regular"/>
          <w:sz w:val="20"/>
          <w:szCs w:val="20"/>
          <w:rtl w:val="0"/>
          <w:lang w:val="it-IT"/>
        </w:rPr>
        <w:t>Model Architecture</w:t>
      </w:r>
      <w:r>
        <w:rPr>
          <w:rStyle w:val="None"/>
          <w:rFonts w:ascii="Crimson Text Regular" w:cs="Crimson Text Regular" w:hAnsi="Crimson Text Regular" w:eastAsia="Crimson Text Regular"/>
          <w:sz w:val="20"/>
          <w:szCs w:val="20"/>
          <w:lang w:val="it-IT"/>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178170</wp:posOffset>
            </wp:positionV>
            <wp:extent cx="4389121" cy="2865502"/>
            <wp:effectExtent l="0" t="0" r="0" b="0"/>
            <wp:wrapThrough wrapText="bothSides" distL="152400" distR="152400">
              <wp:wrapPolygon edited="1">
                <wp:start x="0" y="0"/>
                <wp:lineTo x="21621" y="0"/>
                <wp:lineTo x="21621" y="21615"/>
                <wp:lineTo x="0" y="21615"/>
                <wp:lineTo x="0" y="0"/>
              </wp:wrapPolygon>
            </wp:wrapThrough>
            <wp:docPr id="1073741830" name="officeArt object" descr="Untitled diagram | Mermaid Chart-2025-08-06-170955.png"/>
            <wp:cNvGraphicFramePr/>
            <a:graphic xmlns:a="http://schemas.openxmlformats.org/drawingml/2006/main">
              <a:graphicData uri="http://schemas.openxmlformats.org/drawingml/2006/picture">
                <pic:pic xmlns:pic="http://schemas.openxmlformats.org/drawingml/2006/picture">
                  <pic:nvPicPr>
                    <pic:cNvPr id="1073741830" name="Untitled diagram | Mermaid Chart-2025-08-06-170955.png" descr="Untitled diagram | Mermaid Chart-2025-08-06-170955.png"/>
                    <pic:cNvPicPr>
                      <a:picLocks noChangeAspect="1"/>
                    </pic:cNvPicPr>
                  </pic:nvPicPr>
                  <pic:blipFill>
                    <a:blip r:embed="rId15">
                      <a:extLst/>
                    </a:blip>
                    <a:stretch>
                      <a:fillRect/>
                    </a:stretch>
                  </pic:blipFill>
                  <pic:spPr>
                    <a:xfrm>
                      <a:off x="0" y="0"/>
                      <a:ext cx="4389121" cy="2865502"/>
                    </a:xfrm>
                    <a:prstGeom prst="rect">
                      <a:avLst/>
                    </a:prstGeom>
                    <a:ln w="12700" cap="flat">
                      <a:noFill/>
                      <a:miter lim="400000"/>
                    </a:ln>
                    <a:effectLst/>
                  </pic:spPr>
                </pic:pic>
              </a:graphicData>
            </a:graphic>
          </wp:anchor>
        </w:drawing>
      </w:r>
    </w:p>
    <w:p>
      <w:pPr>
        <w:pStyle w:val="heading 3"/>
        <w:rPr>
          <w:rFonts w:ascii="Crimson Text Regular" w:cs="Crimson Text Regular" w:hAnsi="Crimson Text Regular" w:eastAsia="Crimson Text Regular"/>
        </w:rPr>
      </w:pPr>
      <w:r>
        <w:rPr>
          <w:rStyle w:val="None"/>
          <w:rFonts w:ascii="Crimson Text Regular" w:hAnsi="Crimson Text Regular"/>
          <w:rtl w:val="0"/>
          <w:lang w:val="it-IT"/>
        </w:rPr>
        <w:t xml:space="preserve">2.5.1 </w:t>
      </w:r>
      <w:r>
        <w:rPr>
          <w:rStyle w:val="None"/>
          <w:rFonts w:ascii="Crimson Text Regular" w:hAnsi="Crimson Text Regular"/>
          <w:rtl w:val="0"/>
          <w:lang w:val="en-US"/>
        </w:rPr>
        <w:t>Per-Region Convolutional Attention</w:t>
      </w:r>
    </w:p>
    <w:p>
      <w:pPr>
        <w:pStyle w:val="Body A"/>
      </w:pPr>
    </w:p>
    <w:p>
      <w:pPr>
        <w:pStyle w:val="Body A"/>
        <w:rPr>
          <w:rStyle w:val="None"/>
          <w:lang w:val="en-US"/>
        </w:rPr>
      </w:pPr>
      <w:r>
        <w:rPr>
          <w:rStyle w:val="None"/>
          <w:rtl w:val="0"/>
          <w:lang w:val="en-US"/>
        </w:rPr>
        <w:t xml:space="preserve">For each of the </w:t>
      </w:r>
      <w:r>
        <w:rPr>
          <w:rStyle w:val="None"/>
          <w:rtl w:val="0"/>
          <w:lang w:val="it-IT"/>
        </w:rPr>
        <w:t>four</w:t>
      </w:r>
      <w:r>
        <w:rPr>
          <w:rStyle w:val="None"/>
          <w:rtl w:val="0"/>
          <w:lang w:val="en-US"/>
        </w:rPr>
        <w:t xml:space="preserve"> anatomically defined brain regions (cfrontal, temporal, central, parietal</w:t>
      </w:r>
      <w:r>
        <w:rPr>
          <w:rStyle w:val="None"/>
          <w:rtl w:val="0"/>
          <w:lang w:val="it-IT"/>
        </w:rPr>
        <w:t xml:space="preserve"> — </w:t>
      </w:r>
      <w:r>
        <w:rPr>
          <w:rStyle w:val="None"/>
          <w:rtl w:val="0"/>
          <w:lang w:val="it-IT"/>
        </w:rPr>
        <w:t xml:space="preserve">also </w:t>
      </w:r>
      <w:r>
        <w:rPr>
          <w:rStyle w:val="None"/>
          <w:rtl w:val="0"/>
          <w:lang w:val="en-US"/>
        </w:rPr>
        <w:t>shown</w:t>
      </w:r>
      <w:r>
        <w:rPr>
          <w:rStyle w:val="None"/>
          <w:rtl w:val="0"/>
          <w:lang w:val="it-IT"/>
        </w:rPr>
        <w:t xml:space="preserve"> in </w:t>
      </w:r>
      <w:r>
        <w:rPr>
          <w:rStyle w:val="None"/>
          <w:i w:val="1"/>
          <w:iCs w:val="1"/>
          <w:rtl w:val="0"/>
          <w:lang w:val="it-IT"/>
        </w:rPr>
        <w:t>Table 1</w:t>
      </w:r>
      <w:r>
        <w:rPr>
          <w:rStyle w:val="None"/>
          <w:rtl w:val="0"/>
          <w:lang w:val="en-US"/>
        </w:rPr>
        <w:t xml:space="preserve">), we employ a </w:t>
      </w:r>
      <w:r>
        <w:rPr>
          <w:rStyle w:val="None"/>
          <w:rtl w:val="0"/>
          <w:lang w:val="it-IT"/>
        </w:rPr>
        <w:t xml:space="preserve">four </w:t>
      </w:r>
      <w:r>
        <w:rPr>
          <w:rStyle w:val="None"/>
          <w:rtl w:val="0"/>
          <w:lang w:val="en-US"/>
        </w:rPr>
        <w:t>1D convolutional network</w:t>
      </w:r>
      <w:r>
        <w:rPr>
          <w:rStyle w:val="None"/>
          <w:rtl w:val="0"/>
          <w:lang w:val="it-IT"/>
        </w:rPr>
        <w:t>s</w:t>
      </w:r>
      <w:r>
        <w:rPr>
          <w:rStyle w:val="None"/>
          <w:rtl w:val="0"/>
          <w:lang w:val="en-US"/>
        </w:rPr>
        <w:t xml:space="preserve"> </w:t>
      </w:r>
      <w:r>
        <w:rPr>
          <w:rStyle w:val="None"/>
          <w:rtl w:val="0"/>
          <w:lang w:val="it-IT"/>
        </w:rPr>
        <w:t xml:space="preserve">with </w:t>
      </w:r>
      <w:r>
        <w:rPr>
          <w:rtl w:val="0"/>
          <w:lang w:val="en-US"/>
        </w:rPr>
        <w:t>residual connections</w:t>
      </w:r>
      <w:r>
        <w:rPr>
          <w:rtl w:val="0"/>
          <w:lang w:val="it-IT"/>
        </w:rPr>
        <w:t xml:space="preserve">, batch normalization, </w:t>
      </w:r>
      <w:r>
        <w:rPr>
          <w:rtl w:val="0"/>
          <w:lang w:val="en-US"/>
        </w:rPr>
        <w:t>varying dropout</w:t>
      </w:r>
      <w:r>
        <w:rPr>
          <w:rtl w:val="0"/>
          <w:lang w:val="it-IT"/>
        </w:rPr>
        <w:t xml:space="preserve"> to stabilize training and avoid overfitting</w:t>
      </w:r>
      <w:r>
        <w:rPr>
          <w:rtl w:val="0"/>
          <w:lang w:val="it-IT"/>
        </w:rPr>
        <w:t>—</w:t>
      </w:r>
      <w:r>
        <w:rPr>
          <w:rtl w:val="0"/>
          <w:lang w:val="it-IT"/>
        </w:rPr>
        <w:t xml:space="preserve">(with dropout rates of </w:t>
      </w:r>
      <w:r>
        <w:rPr>
          <w:rStyle w:val="None"/>
          <w:i w:val="1"/>
          <w:iCs w:val="1"/>
          <w:rtl w:val="0"/>
          <w:lang w:val="it-IT"/>
        </w:rPr>
        <w:t>0.05, 0.1, 0.15</w:t>
      </w:r>
      <w:r>
        <w:rPr>
          <w:rtl w:val="0"/>
          <w:lang w:val="it-IT"/>
        </w:rPr>
        <w:t>)</w:t>
      </w:r>
      <w:r>
        <w:rPr>
          <w:rtl w:val="0"/>
          <w:lang w:val="it-IT"/>
        </w:rPr>
        <w:t>—</w:t>
      </w:r>
      <w:r>
        <w:rPr>
          <w:rtl w:val="0"/>
          <w:lang w:val="it-IT"/>
        </w:rPr>
        <w:t xml:space="preserve">and activated by a GeLu function. Followed by a </w:t>
      </w:r>
      <w:r>
        <w:rPr>
          <w:rtl w:val="0"/>
          <w:lang w:val="en-US"/>
        </w:rPr>
        <w:t>squeeze</w:t>
      </w:r>
      <w:r>
        <w:rPr>
          <w:rtl w:val="0"/>
          <w:lang w:val="it-IT"/>
        </w:rPr>
        <w:t xml:space="preserve"> </w:t>
      </w:r>
      <w:r>
        <w:rPr>
          <w:rtl w:val="0"/>
        </w:rPr>
        <w:t>and</w:t>
      </w:r>
      <w:r>
        <w:rPr>
          <w:rtl w:val="0"/>
          <w:lang w:val="it-IT"/>
        </w:rPr>
        <w:t xml:space="preserve"> </w:t>
      </w:r>
      <w:r>
        <w:rPr>
          <w:rtl w:val="0"/>
          <w:lang w:val="en-US"/>
        </w:rPr>
        <w:t>excitation</w:t>
      </w:r>
      <w:r>
        <w:rPr>
          <w:rtl w:val="0"/>
          <w:lang w:val="it-IT"/>
        </w:rPr>
        <w:t xml:space="preserve"> block for channel attention,  composed of an 1D a</w:t>
      </w:r>
      <w:r>
        <w:rPr>
          <w:rtl w:val="0"/>
          <w:lang w:val="pt-PT"/>
        </w:rPr>
        <w:t>daptive</w:t>
      </w:r>
      <w:r>
        <w:rPr>
          <w:rtl w:val="0"/>
          <w:lang w:val="it-IT"/>
        </w:rPr>
        <w:t xml:space="preserve"> average pool and a linear regression activated by a sigmoid function.</w:t>
      </w:r>
      <w:r>
        <w:rPr>
          <w:rStyle w:val="None"/>
          <w:outline w:val="0"/>
          <w:color w:val="abb2bf"/>
          <w:shd w:val="clear" w:color="auto" w:fill="ffffff"/>
          <w:rtl w:val="0"/>
          <w:lang w:val="it-IT"/>
          <w14:textFill>
            <w14:solidFill>
              <w14:srgbClr w14:val="ABB2BF"/>
            </w14:solidFill>
          </w14:textFill>
        </w:rPr>
        <w:t xml:space="preserve"> </w:t>
      </w:r>
      <w:ins w:id="6" w:date="2025-08-07T08:31:26Z" w:author="Alex Steiner">
        <w:r>
          <w:rPr>
            <w:rtl w:val="0"/>
            <w:lang w:val="it-IT"/>
          </w:rPr>
          <w:t>(improve)</w:t>
        </w:r>
      </w:ins>
      <w:r>
        <w:rPr>
          <w:rtl w:val="0"/>
          <w:lang w:val="it-IT"/>
        </w:rPr>
        <w:t xml:space="preserve"> Enhanced positional embeddings are added </w:t>
      </w:r>
      <w:r>
        <w:rPr>
          <w:rStyle w:val="None"/>
          <w:rtl w:val="0"/>
          <w:lang w:val="it-IT"/>
        </w:rPr>
        <w:t xml:space="preserve">with three attention mechanism multi-layers </w:t>
      </w:r>
      <w:r>
        <w:rPr>
          <w:rStyle w:val="None"/>
          <w:rtl w:val="0"/>
          <w:lang w:val="en-US"/>
        </w:rPr>
        <w:t>to compute local temporal patterns in the region's multi-channel EEG</w:t>
      </w:r>
      <w:r>
        <w:rPr>
          <w:rStyle w:val="None"/>
          <w:rtl w:val="0"/>
          <w:lang w:val="it-IT"/>
        </w:rPr>
        <w:t>, with region weight importance prioritizing the brain areas that contribute the most to the decoding task</w:t>
      </w:r>
      <w:r>
        <w:rPr>
          <w:rStyle w:val="None"/>
          <w:rtl w:val="0"/>
          <w:lang w:val="en-US"/>
        </w:rPr>
        <w:t xml:space="preserve">. </w:t>
      </w:r>
      <w:r>
        <w:rPr>
          <w:rStyle w:val="None"/>
          <w:rtl w:val="0"/>
          <w:lang w:val="it-IT"/>
        </w:rPr>
        <w:t xml:space="preserve">A </w:t>
      </w:r>
      <w:r>
        <w:rPr>
          <w:rStyle w:val="None"/>
          <w:rtl w:val="0"/>
          <w:lang w:val="en-US"/>
        </w:rPr>
        <w:t>feed-forward</w:t>
      </w:r>
      <w:r>
        <w:rPr>
          <w:rStyle w:val="None"/>
          <w:rtl w:val="0"/>
          <w:lang w:val="it-IT"/>
        </w:rPr>
        <w:t xml:space="preserve"> network. </w:t>
      </w:r>
      <w:ins w:id="7" w:date="2025-08-07T08:47:07Z" w:author="Alex Steiner">
        <w:r>
          <w:rPr>
            <w:rStyle w:val="None"/>
            <w:rtl w:val="0"/>
            <w:lang w:val="en-US"/>
          </w:rPr>
          <w:t>(improve)</w:t>
        </w:r>
      </w:ins>
      <w:r>
        <w:rPr>
          <w:rStyle w:val="None"/>
          <w:rtl w:val="0"/>
          <w:lang w:val="it-IT"/>
        </w:rPr>
        <w:t xml:space="preserve"> Finally</w:t>
      </w:r>
      <w:r>
        <w:rPr>
          <w:rStyle w:val="None"/>
          <w:rtl w:val="0"/>
          <w:lang w:val="en-US"/>
        </w:rPr>
        <w:t>,</w:t>
      </w:r>
      <w:r>
        <w:rPr>
          <w:rStyle w:val="None"/>
          <w:rtl w:val="0"/>
          <w:lang w:val="it-IT"/>
        </w:rPr>
        <w:t xml:space="preserve"> the convolution mechanism is</w:t>
      </w:r>
      <w:r>
        <w:rPr>
          <w:rStyle w:val="None"/>
          <w:rtl w:val="0"/>
          <w:lang w:val="en-US"/>
        </w:rPr>
        <w:t xml:space="preserve"> </w:t>
      </w:r>
      <w:r>
        <w:rPr>
          <w:rStyle w:val="None"/>
          <w:rtl w:val="0"/>
          <w:lang w:val="it-IT"/>
        </w:rPr>
        <w:t xml:space="preserve">followed by </w:t>
      </w:r>
      <w:r>
        <w:rPr>
          <w:rStyle w:val="None"/>
          <w:rtl w:val="0"/>
          <w:lang w:val="en-US"/>
        </w:rPr>
        <w:t>multiscale</w:t>
      </w:r>
      <w:r>
        <w:rPr>
          <w:rStyle w:val="None"/>
          <w:rtl w:val="0"/>
          <w:lang w:val="it-IT"/>
        </w:rPr>
        <w:t xml:space="preserve"> projection and</w:t>
      </w:r>
      <w:ins w:id="8" w:date="2025-08-07T08:50:52Z" w:author="Alex Steiner">
        <w:r>
          <w:rPr>
            <w:rStyle w:val="None"/>
            <w:rtl w:val="0"/>
            <w:lang w:val="it-IT"/>
          </w:rPr>
          <w:t xml:space="preserve"> …</w:t>
        </w:r>
      </w:ins>
      <w:del w:id="9" w:date="2025-08-07T08:50:51Z" w:author="Alex Steiner">
        <w:r>
          <w:rPr>
            <w:rStyle w:val="None"/>
            <w:rtl w:val="0"/>
            <w:lang w:val="it-IT"/>
          </w:rPr>
          <w:delText xml:space="preserve"> …</w:delText>
        </w:r>
      </w:del>
    </w:p>
    <w:p>
      <w:pPr>
        <w:pStyle w:val="Body A"/>
        <w:rPr>
          <w:rStyle w:val="None"/>
          <w:lang w:val="en-US"/>
        </w:rPr>
      </w:pPr>
    </w:p>
    <w:p>
      <w:pPr>
        <w:pStyle w:val="Body A"/>
        <w:rPr>
          <w:rStyle w:val="None"/>
          <w:lang w:val="en-US"/>
        </w:rPr>
      </w:pPr>
      <w:r>
        <w:rPr>
          <w:rStyle w:val="None"/>
          <w:rtl w:val="0"/>
          <w:lang w:val="en-US"/>
        </w:rPr>
        <w:t>After convolution, we normalize and add a learned positional embedding to the sequence of features to retain ordering information. A multi-head self-attention block then attends to long-term temporal dependencies across regions, observing the feature sequence via a residual connection and layer normalization. Temporal pooling then generates a region-wise fixed-size feature vector and also the attention weights indicating timepoints of high salience.</w:t>
      </w:r>
    </w:p>
    <w:p>
      <w:pPr>
        <w:pStyle w:val="Body A"/>
        <w:rPr>
          <w:rStyle w:val="None"/>
          <w:lang w:val="en-US"/>
        </w:rPr>
      </w:pPr>
    </w:p>
    <w:p>
      <w:pPr>
        <w:pStyle w:val="Body A"/>
        <w:rPr>
          <w:rStyle w:val="None"/>
          <w:lang w:val="en-US"/>
        </w:rPr>
      </w:pPr>
    </w:p>
    <w:p>
      <w:pPr>
        <w:pStyle w:val="Body A"/>
        <w:rPr>
          <w:rStyle w:val="None"/>
          <w:color w:val="000000"/>
          <w:sz w:val="20"/>
          <w:lang w:val="en-US"/>
        </w:rPr>
      </w:pPr>
      <w:r>
        <w:rPr>
          <w:rStyle w:val="None"/>
          <w:rtl w:val="0"/>
          <w:lang w:val="en-US"/>
        </w:rPr>
        <w:t>**What the stack captures.** All areas $</w:t>
      </w:r>
      <m:oMath>
        <m:sSub>
          <m:e>
            <m:r>
              <w:rPr xmlns:w="http://schemas.openxmlformats.org/wordprocessingml/2006/main">
                <w:rFonts w:ascii="Cambria Math" w:hAnsi="Cambria Math"/>
                <w:i/>
                <w:color w:val="000000"/>
                <w:sz w:val="19"/>
                <w:szCs w:val="19"/>
              </w:rPr>
              <m:t>X</m:t>
            </m:r>
          </m:e>
          <m:sub>
            <m:r>
              <w:rPr xmlns:w="http://schemas.openxmlformats.org/wordprocessingml/2006/main">
                <w:rFonts w:ascii="Cambria Math" w:hAnsi="Cambria Math"/>
                <w:i/>
                <w:color w:val="000000"/>
                <w:sz w:val="19"/>
                <w:szCs w:val="19"/>
              </w:rPr>
              <m:t>r</m:t>
            </m:r>
          </m:sub>
        </m:sSub>
        <m:r>
          <w:rPr xmlns:w="http://schemas.openxmlformats.org/wordprocessingml/2006/main">
            <w:rFonts w:ascii="Cambria Math" w:hAnsi="Cambria Math"/>
            <w:i/>
            <w:color w:val="000000"/>
            <w:sz w:val="19"/>
            <w:szCs w:val="19"/>
          </w:rPr>
          <m:t>∈</m:t>
        </m:r>
        <m:sSup>
          <m:e>
            <m:r>
              <m:rPr>
                <m:sty m:val="p"/>
                <m:scr m:val="double-struck"/>
              </m:rPr>
              <w:rPr xmlns:w="http://schemas.openxmlformats.org/wordprocessingml/2006/main">
                <w:rFonts w:ascii="Cambria Math" w:hAnsi="Cambria Math"/>
                <w:i/>
                <w:color w:val="000000"/>
                <w:sz w:val="19"/>
                <w:szCs w:val="19"/>
              </w:rPr>
              <m:t>R</m:t>
            </m:r>
          </m:e>
          <m:sup>
            <m:sSub>
              <m:e>
                <m:r>
                  <w:rPr xmlns:w="http://schemas.openxmlformats.org/wordprocessingml/2006/main">
                    <w:rFonts w:ascii="Cambria Math" w:hAnsi="Cambria Math"/>
                    <w:i/>
                    <w:color w:val="000000"/>
                    <w:sz w:val="19"/>
                    <w:szCs w:val="19"/>
                  </w:rPr>
                  <m:t>C</m:t>
                </m:r>
              </m:e>
              <m:sub>
                <m:r>
                  <w:rPr xmlns:w="http://schemas.openxmlformats.org/wordprocessingml/2006/main">
                    <w:rFonts w:ascii="Cambria Math" w:hAnsi="Cambria Math"/>
                    <w:i/>
                    <w:color w:val="000000"/>
                    <w:sz w:val="19"/>
                    <w:szCs w:val="19"/>
                  </w:rPr>
                  <m:t>r</m:t>
                </m:r>
              </m:sub>
            </m:sSub>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T</m:t>
            </m:r>
          </m:sup>
        </m:sSup>
      </m:oMath>
      <w:r>
        <w:rPr>
          <w:rStyle w:val="None"/>
          <w:rtl w:val="0"/>
          <w:lang w:val="en-US"/>
        </w:rPr>
        <w:t xml:space="preserve">$ are treated with 1D convolutions with kernels </w:t>
      </w:r>
      <m:oMath>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9,7,5,5,3</m:t>
        </m:r>
        <m:r>
          <w:rPr xmlns:w="http://schemas.openxmlformats.org/wordprocessingml/2006/main">
            <w:rFonts w:ascii="Cambria Math" w:hAnsi="Cambria Math"/>
            <w:i/>
            <w:color w:val="000000"/>
            <w:sz w:val="19"/>
            <w:szCs w:val="19"/>
          </w:rPr>
          <m:t>]</m:t>
        </m:r>
      </m:oMath>
      <w:r>
        <w:rPr>
          <w:rStyle w:val="None"/>
          <w:rtl w:val="0"/>
          <w:lang w:val="en-US"/>
        </w:rPr>
        <w:t>(the 3rd being depthwise then pointwise) and stride $=1$. With dilation $=1$, what the **effective temporal receptive field** of the stack is</w:t>
      </w:r>
    </w:p>
    <w:p>
      <w:pPr>
        <w:pStyle w:val="Body A"/>
        <w:rPr>
          <w:rStyle w:val="None"/>
          <w:lang w:val="en-US"/>
        </w:rPr>
      </w:pPr>
    </w:p>
    <w:p>
      <w:pPr>
        <w:pStyle w:val="Body A"/>
        <w:rPr>
          <w:rStyle w:val="None"/>
          <w:lang w:val="en-US"/>
        </w:rPr>
      </w:pPr>
      <w:r>
        <w:rPr>
          <w:rStyle w:val="None"/>
          <w:rtl w:val="0"/>
          <w:lang w:val="en-US"/>
        </w:rPr>
        <w:t>\begin</w:t>
      </w:r>
    </w:p>
    <w:p>
      <w:pPr>
        <w:pStyle w:val="Body A"/>
        <w:rPr>
          <w:rStyle w:val="None"/>
          <w:lang w:val="en-US"/>
        </w:rPr>
      </w:pPr>
      <w:r>
        <w:rPr>
          <w:rStyle w:val="None"/>
          <w:rtl w:val="0"/>
          <w:lang w:val="en-US"/>
        </w:rPr>
        <w:t>RF = 9 + (7-1) + (5-1) + (5-1) + (3-1) = 25 samples</w:t>
      </w:r>
    </w:p>
    <w:p>
      <w:pPr>
        <w:pStyle w:val="Body A"/>
        <w:rPr>
          <w:rStyle w:val="None"/>
          <w:lang w:val="en-US"/>
        </w:rPr>
      </w:pPr>
      <w:r>
        <w:rPr>
          <w:rStyle w:val="None"/>
          <w:rtl w:val="0"/>
          <w:lang w:val="en-US"/>
        </w:rPr>
        <w:t>.</w:t>
      </w:r>
    </w:p>
    <w:p>
      <w:pPr>
        <w:pStyle w:val="Body A"/>
        <w:rPr>
          <w:rStyle w:val="None"/>
          <w:lang w:val="en-US"/>
        </w:rPr>
      </w:pPr>
    </w:p>
    <w:p>
      <w:pPr>
        <w:pStyle w:val="Body A"/>
        <w:rPr>
          <w:rStyle w:val="None"/>
          <w:lang w:val="en-US"/>
        </w:rPr>
      </w:pPr>
      <w:r>
        <w:rPr>
          <w:rStyle w:val="None"/>
          <w:rtl w:val="0"/>
          <w:lang w:val="en-US"/>
        </w:rPr>
        <w:t>For sampling rate $f_s$ Hz, it translates into $\\\\\\\\text{RF}/f_s$ seconds (e.g., 250 Hz = 100 ms), a window broad enough to contain **sub-syllabic articulatory and early auditory correlates** and not overshadow temporal details.</w:t>
      </w:r>
    </w:p>
    <w:p>
      <w:pPr>
        <w:pStyle w:val="Body A"/>
        <w:rPr>
          <w:rStyle w:val="None"/>
          <w:lang w:val="en-US"/>
        </w:rPr>
      </w:pPr>
    </w:p>
    <w:p>
      <w:pPr>
        <w:pStyle w:val="Body A"/>
        <w:rPr>
          <w:rStyle w:val="None"/>
          <w:lang w:val="en-US"/>
        </w:rPr>
      </w:pPr>
      <w:r>
        <w:rPr>
          <w:rStyle w:val="None"/>
          <w:rtl w:val="0"/>
          <w:lang w:val="en-US"/>
        </w:rPr>
        <w:t>**Why SE (Squeeze</w:t>
      </w:r>
      <w:r>
        <w:rPr>
          <w:rStyle w:val="None"/>
          <w:rtl w:val="0"/>
          <w:lang w:val="en-US"/>
        </w:rPr>
        <w:t>–</w:t>
      </w:r>
      <w:r>
        <w:rPr>
          <w:rStyle w:val="None"/>
          <w:rtl w:val="0"/>
          <w:lang w:val="en-US"/>
        </w:rPr>
        <w:t>Excite).** Gates of one anatomical channel of an EEG operate inequitably between trials. SE block computes channel gates</w:t>
      </w:r>
    </w:p>
    <w:p>
      <w:pPr>
        <w:pStyle w:val="Body A"/>
        <w:rPr>
          <w:rStyle w:val="None"/>
          <w:lang w:val="en-US"/>
        </w:rPr>
      </w:pPr>
    </w:p>
    <w:p>
      <w:pPr>
        <w:pStyle w:val="Body A"/>
        <w:rPr>
          <w:rStyle w:val="None"/>
          <w:lang w:val="en-US"/>
        </w:rPr>
      </w:pPr>
      <w:r>
        <w:rPr>
          <w:rStyle w:val="None"/>
          <w:rtl w:val="0"/>
          <w:lang w:val="en-US"/>
        </w:rPr>
        <w:t>\chapter</w:t>
      </w:r>
    </w:p>
    <w:p>
      <w:pPr>
        <w:pStyle w:val="Body A"/>
        <w:rPr>
          <w:rStyle w:val="None"/>
          <w:lang w:val="en-US"/>
        </w:rPr>
      </w:pPr>
      <w:r>
        <w:rPr>
          <w:rStyle w:val="None"/>
          <w:rtl w:val="0"/>
          <w:lang w:val="en-US"/>
        </w:rPr>
        <w:t>s_r = \sigma\big(W_2\,,\phi(W_1\,,\mathrm{GAP}_t(H_r))\big),</w:t>
      </w:r>
    </w:p>
    <w:p>
      <w:pPr>
        <w:pStyle w:val="Body A"/>
        <w:rPr>
          <w:rStyle w:val="None"/>
          <w:lang w:val="en-US"/>
        </w:rPr>
      </w:pPr>
      <w:r>
        <w:rPr>
          <w:rStyle w:val="None"/>
          <w:rtl w:val="0"/>
          <w:lang w:val="en-US"/>
        </w:rPr>
        <w:t>\quad \widetilde{H}_r  = s_r</w:t>
      </w:r>
    </w:p>
    <w:p>
      <w:pPr>
        <w:pStyle w:val="Body A"/>
        <w:rPr>
          <w:rStyle w:val="None"/>
          <w:lang w:val="en-US"/>
        </w:rPr>
      </w:pPr>
      <w:r>
        <w:rPr>
          <w:rStyle w:val="None"/>
          <w:rtl w:val="0"/>
          <w:lang w:val="en-US"/>
        </w:rPr>
        <w:t>\boxed</w:t>
      </w:r>
    </w:p>
    <w:p>
      <w:pPr>
        <w:pStyle w:val="Body A"/>
        <w:rPr>
          <w:rStyle w:val="None"/>
          <w:lang w:val="en-US"/>
        </w:rPr>
      </w:pPr>
    </w:p>
    <w:p>
      <w:pPr>
        <w:pStyle w:val="Body A"/>
        <w:rPr>
          <w:rStyle w:val="None"/>
          <w:lang w:val="en-US"/>
        </w:rPr>
      </w:pPr>
      <w:r>
        <w:rPr>
          <w:rStyle w:val="None"/>
          <w:rtl w:val="0"/>
          <w:lang w:val="en-US"/>
        </w:rPr>
        <w:t>that functions as a **learned, trial-adaptive re-referencing** expanding informative channels (e.g., peri-Rolandic over imagined articulation) and suppressing distractors</w:t>
      </w:r>
    </w:p>
    <w:p>
      <w:pPr>
        <w:pStyle w:val="Body A"/>
        <w:rPr>
          <w:rStyle w:val="None"/>
          <w:lang w:val="en-US"/>
        </w:rPr>
      </w:pPr>
    </w:p>
    <w:p>
      <w:pPr>
        <w:pStyle w:val="Body A"/>
        <w:rPr>
          <w:rStyle w:val="None"/>
          <w:lang w:val="en-US"/>
        </w:rPr>
      </w:pPr>
      <w:r>
        <w:rPr>
          <w:rStyle w:val="None"/>
          <w:rtl w:val="0"/>
          <w:lang w:val="en-US"/>
        </w:rPr>
        <w:t>**Why learned positional encodings + special tokens.** We embed into $d=768$ and incorporate a **\[CLS]** and **3 temporal tokens** and embed learned positions $P_t$:</w:t>
      </w:r>
    </w:p>
    <w:p>
      <w:pPr>
        <w:pStyle w:val="Body A"/>
        <w:rPr>
          <w:rStyle w:val="None"/>
          <w:lang w:val="en-US"/>
        </w:rPr>
      </w:pPr>
    </w:p>
    <w:p>
      <w:pPr>
        <w:pStyle w:val="Body A"/>
        <w:rPr>
          <w:rStyle w:val="None"/>
          <w:lang w:val="en-US"/>
        </w:rPr>
      </w:pPr>
      <w:r>
        <w:rPr>
          <w:rStyle w:val="None"/>
          <w:rtl w:val="0"/>
          <w:lang w:val="en-US"/>
        </w:rPr>
        <w:t>$.</w:t>
      </w:r>
    </w:p>
    <w:p>
      <w:pPr>
        <w:pStyle w:val="Body A"/>
        <w:rPr>
          <w:rStyle w:val="None"/>
          <w:lang w:val="en-US"/>
        </w:rPr>
      </w:pPr>
      <w:r>
        <w:rPr>
          <w:rStyle w:val="None"/>
          <w:rtl w:val="0"/>
          <w:lang w:val="en-US"/>
        </w:rPr>
        <w:t>Z_{r,t} = W \widetilde{H}_{r,t} + P_t.</w:t>
      </w:r>
    </w:p>
    <w:p>
      <w:pPr>
        <w:pStyle w:val="Body A"/>
        <w:rPr>
          <w:rStyle w:val="None"/>
          <w:lang w:val="en-US"/>
        </w:rPr>
      </w:pPr>
      <w:r>
        <w:rPr>
          <w:rStyle w:val="None"/>
          <w:rtl w:val="0"/>
          <w:lang w:val="en-US"/>
        </w:rPr>
        <w:t>\begin{aligned}</w:t>
      </w:r>
    </w:p>
    <w:p>
      <w:pPr>
        <w:pStyle w:val="Body A"/>
        <w:rPr>
          <w:rStyle w:val="None"/>
          <w:lang w:val="en-US"/>
        </w:rPr>
      </w:pPr>
    </w:p>
    <w:p>
      <w:pPr>
        <w:pStyle w:val="Body A"/>
        <w:rPr>
          <w:rStyle w:val="None"/>
          <w:lang w:val="en-US"/>
        </w:rPr>
      </w:pPr>
      <w:r>
        <w:rPr>
          <w:rStyle w:val="None"/>
          <w:rtl w:val="0"/>
          <w:lang w:val="en-US"/>
        </w:rPr>
        <w:t>Learned positions gain an edge in managing small, subject-specific latency variations compared to sinusoidal encodings. Temporal tokens provide the attention stack **anchor points** to collect coarse timing signals with, which provides more robustness when $T$ is large (in our example, $T=1651$).</w:t>
      </w:r>
    </w:p>
    <w:p>
      <w:pPr>
        <w:pStyle w:val="Body A"/>
        <w:rPr>
          <w:rStyle w:val="None"/>
          <w:lang w:val="en-US"/>
        </w:rPr>
      </w:pPr>
    </w:p>
    <w:p>
      <w:pPr>
        <w:pStyle w:val="Body A"/>
        <w:rPr>
          <w:rStyle w:val="None"/>
          <w:lang w:val="en-US"/>
        </w:rPr>
      </w:pPr>
      <w:r>
        <w:rPr>
          <w:rStyle w:val="None"/>
          <w:rtl w:val="0"/>
          <w:lang w:val="en-US"/>
        </w:rPr>
        <w:t>**Attention layers (how they combine scales).** We apply 3 MHA layers with head pattern $8 \to 4 \to 4$. Self-attention is</w:t>
      </w:r>
    </w:p>
    <w:p>
      <w:pPr>
        <w:pStyle w:val="Body A"/>
        <w:rPr>
          <w:rStyle w:val="None"/>
          <w:lang w:val="en-US"/>
        </w:rPr>
      </w:pPr>
    </w:p>
    <w:p>
      <w:pPr>
        <w:pStyle w:val="Body A"/>
        <w:rPr>
          <w:rStyle w:val="None"/>
          <w:lang w:val="en-US"/>
        </w:rPr>
      </w:pPr>
      <w:r>
        <w:rPr>
          <w:rStyle w:val="None"/>
          <w:rtl w:val="0"/>
          <w:lang w:val="en-US"/>
        </w:rPr>
        <w:t>$. $\\mathrm{MHA}(Z)$ $=$ $\\mathrm{Concat}_i\\Big(\\mathrm{softmax}\\big(Q_iK_i^\\\\top/\\\\sqrt{d_h}\\big)V_i\\Big)W_o,$</w:t>
      </w:r>
    </w:p>
    <w:p>
      <w:pPr>
        <w:pStyle w:val="Body A"/>
        <w:rPr>
          <w:rStyle w:val="None"/>
          <w:lang w:val="en-US"/>
        </w:rPr>
      </w:pPr>
    </w:p>
    <w:p>
      <w:pPr>
        <w:pStyle w:val="Body A"/>
        <w:rPr>
          <w:rStyle w:val="None"/>
          <w:lang w:val="en-US"/>
        </w:rPr>
      </w:pPr>
      <w:r>
        <w:rPr>
          <w:rStyle w:val="None"/>
          <w:rtl w:val="0"/>
          <w:lang w:val="en-US"/>
        </w:rPr>
        <w:t>Text:</w:t>
      </w:r>
    </w:p>
    <w:p>
      <w:pPr>
        <w:pStyle w:val="Body A"/>
        <w:rPr>
          <w:rStyle w:val="None"/>
          <w:lang w:val="en-US"/>
        </w:rPr>
      </w:pPr>
    </w:p>
    <w:p>
      <w:pPr>
        <w:pStyle w:val="Body A"/>
        <w:rPr>
          <w:rStyle w:val="None"/>
          <w:lang w:val="en-US"/>
        </w:rPr>
      </w:pPr>
      <w:r>
        <w:rPr>
          <w:rStyle w:val="None"/>
          <w:rtl w:val="0"/>
          <w:lang w:val="en-US"/>
        </w:rPr>
        <w:t>and a light **cross-scale attention** between layer $i$ and $i\\\\\\\\!-\\\\\\\\!1$. This is effectively a **cheap surrogate** for multi-dilation temporal convs and provides the successive layers with access to the earlier layers' sharper features.</w:t>
      </w:r>
    </w:p>
    <w:p>
      <w:pPr>
        <w:pStyle w:val="Body A"/>
        <w:rPr>
          <w:rStyle w:val="None"/>
          <w:lang w:val="en-US"/>
        </w:rPr>
      </w:pPr>
    </w:p>
    <w:p>
      <w:pPr>
        <w:pStyle w:val="Body A"/>
        <w:rPr>
          <w:rStyle w:val="None"/>
          <w:lang w:val="en-US"/>
        </w:rPr>
      </w:pPr>
      <w:r>
        <w:rPr>
          <w:rStyle w:val="None"/>
          <w:rtl w:val="0"/>
          <w:lang w:val="en-US"/>
        </w:rPr>
        <w:t>**Three-scale pooling (why three).** We conjure up $\mu_r$ (mean), $m_r$ (max), and $a</w:t>
      </w:r>
    </w:p>
    <w:p>
      <w:pPr>
        <w:pStyle w:val="Body A"/>
        <w:rPr>
          <w:rStyle w:val="None"/>
          <w:lang w:val="en-US"/>
        </w:rPr>
      </w:pPr>
    </w:p>
    <w:p>
      <w:pPr>
        <w:pStyle w:val="Body A"/>
      </w:pPr>
      <w:r>
        <w:rPr>
          <w:rStyle w:val="None"/>
          <w:rtl w:val="0"/>
          <w:lang w:val="en-US"/>
        </w:rPr>
        <w:t>\sqrt h_r = W_c[,</w:t>
      </w:r>
      <w:r>
        <w:rPr>
          <w:rStyle w:val="None"/>
          <w:rtl w:val="0"/>
          <w:lang w:val="en-US"/>
        </w:rPr>
        <w:t>μ</w:t>
      </w:r>
      <w:r>
        <w:rPr>
          <w:rStyle w:val="None"/>
          <w:rtl w:val="0"/>
          <w:lang w:val="en-US"/>
        </w:rPr>
        <w:t xml:space="preserve">_r ||, m_r ||, a_r,] + b_c </w:t>
      </w:r>
      <w:r>
        <w:rPr>
          <w:rStyle w:val="None"/>
          <w:rFonts w:ascii="Arial Unicode MS" w:cs="Arial Unicode MS" w:hAnsi="Arial Unicode MS" w:eastAsia="Arial Unicode MS" w:hint="default"/>
          <w:b w:val="0"/>
          <w:bCs w:val="0"/>
          <w:i w:val="0"/>
          <w:iCs w:val="0"/>
          <w:rtl w:val="0"/>
          <w:lang w:val="en-US"/>
        </w:rPr>
        <w:t>∈</w:t>
      </w:r>
      <w:r>
        <w:rPr>
          <w:rStyle w:val="None"/>
          <w:rtl w:val="0"/>
          <w:lang w:val="en-US"/>
        </w:rPr>
        <w:t xml:space="preserve"> </w:t>
      </w:r>
      <w:r>
        <w:rPr>
          <w:rStyle w:val="None"/>
          <w:rFonts w:ascii="Arial Unicode MS" w:cs="Arial Unicode MS" w:hAnsi="Arial Unicode MS" w:eastAsia="Arial Unicode MS" w:hint="default"/>
          <w:b w:val="0"/>
          <w:bCs w:val="0"/>
          <w:i w:val="0"/>
          <w:iCs w:val="0"/>
          <w:rtl w:val="0"/>
          <w:lang w:val="en-US"/>
        </w:rPr>
        <w:t>ℝ</w:t>
      </w:r>
      <w:r>
        <w:rPr>
          <w:rStyle w:val="None"/>
          <w:rtl w:val="0"/>
          <w:lang w:val="en-US"/>
        </w:rPr>
        <w:t>^768. \sqrt The mean is noise robust, max is burst-sensitive transient, focus on trial-specific salient windows; concatenation creates **complementary summary statistics** rather than all bets on one.</w:t>
      </w:r>
    </w:p>
    <w:p>
      <w:pPr>
        <w:pStyle w:val="heading 3"/>
        <w:rPr>
          <w:rFonts w:ascii="Crimson Text Regular" w:cs="Crimson Text Regular" w:hAnsi="Crimson Text Regular" w:eastAsia="Crimson Text Regular"/>
        </w:rPr>
      </w:pPr>
      <w:r>
        <w:rPr>
          <w:rStyle w:val="None"/>
          <w:rFonts w:ascii="Crimson Text Regular" w:hAnsi="Crimson Text Regular"/>
          <w:rtl w:val="0"/>
          <w:lang w:val="it-IT"/>
        </w:rPr>
        <w:t>2.5</w:t>
      </w:r>
      <w:r>
        <w:rPr>
          <w:rStyle w:val="None"/>
          <w:rFonts w:ascii="Crimson Text Regular" w:hAnsi="Crimson Text Regular"/>
          <w:rtl w:val="0"/>
          <w:lang w:val="en-US"/>
        </w:rPr>
        <w:t>.2 Brain-Region Encoder and Fusion</w:t>
      </w:r>
    </w:p>
    <w:p>
      <w:pPr>
        <w:pStyle w:val="Body A"/>
      </w:pPr>
    </w:p>
    <w:p>
      <w:pPr>
        <w:pStyle w:val="Body A"/>
      </w:pPr>
      <w:r>
        <w:rPr>
          <w:rStyle w:val="None"/>
          <w:rtl w:val="0"/>
          <w:lang w:val="en-US"/>
        </w:rPr>
        <w:t>Each region's feature vector and mean self-attention weight serve as input to a region-weighting function: attention weights between regions are normalized by a softmax to produce per-region saliency scores. Region feature vectors are weighted accordingly and concatenated to create a sequence of all regions. This is fed through a small Transformer encoder to encode inter-region relationships and provide contextualized region features. A linear fusion layer projects and flattens the concatenated outputs into a single EEG embedding that represents the overall brain response.</w:t>
      </w:r>
    </w:p>
    <w:p>
      <w:pPr>
        <w:pStyle w:val="heading 3"/>
        <w:rPr>
          <w:rStyle w:val="None"/>
          <w:rFonts w:ascii="Crimson Text Regular" w:cs="Crimson Text Regular" w:hAnsi="Crimson Text Regular" w:eastAsia="Crimson Text Regular"/>
          <w:lang w:val="en-US"/>
        </w:rPr>
      </w:pPr>
      <w:r>
        <w:rPr>
          <w:rStyle w:val="None"/>
          <w:rFonts w:ascii="Crimson Text Regular" w:hAnsi="Crimson Text Regular"/>
          <w:rtl w:val="0"/>
          <w:lang w:val="it-IT"/>
        </w:rPr>
        <w:t>2.5</w:t>
      </w:r>
      <w:r>
        <w:rPr>
          <w:rStyle w:val="None"/>
          <w:rFonts w:ascii="Crimson Text Regular" w:hAnsi="Crimson Text Regular"/>
          <w:rtl w:val="0"/>
          <w:lang w:val="en-US"/>
        </w:rPr>
        <w:t>.3 Cross-Modal BART Decoder</w:t>
      </w:r>
    </w:p>
    <w:p>
      <w:pPr>
        <w:pStyle w:val="Body A"/>
      </w:pPr>
    </w:p>
    <w:p>
      <w:pPr>
        <w:pStyle w:val="Body A"/>
      </w:pPr>
      <w:r>
        <w:rPr>
          <w:rStyle w:val="None"/>
          <w:rtl w:val="0"/>
          <w:lang w:val="en-US"/>
        </w:rPr>
        <w:t>To decode EEG embeddings to text, we use a pre-trained BART model. The EEG embedding is initially projected into the hidden space of BART and added as an additional "token" in the encoder. At training time, input tokens from the text are encoded by the BART encoder and then concatenated with the EEG token using multi-head cross-modal attention so that the decoder can both focus on neural signals as well as text context. At inference time, the decoder generates text autoregressively conditioned solely on the EEG-derived embedding. This design encourages the model to make language predictions based on the neural features without sacrificing BART's generative fluency.</w:t>
      </w:r>
    </w:p>
    <w:p>
      <w:pPr>
        <w:pStyle w:val="heading 3"/>
        <w:rPr>
          <w:rFonts w:ascii="Crimson Text Regular" w:cs="Crimson Text Regular" w:hAnsi="Crimson Text Regular" w:eastAsia="Crimson Text Regular"/>
        </w:rPr>
      </w:pPr>
      <w:r>
        <w:rPr>
          <w:rFonts w:ascii="Crimson Text Regular" w:hAnsi="Crimson Text Regular"/>
          <w:rtl w:val="0"/>
          <w:lang w:val="it-IT"/>
        </w:rPr>
        <w:t>2.5.4 Loss Function</w:t>
      </w:r>
    </w:p>
    <w:p>
      <w:pPr>
        <w:pStyle w:val="Body A"/>
      </w:pPr>
    </w:p>
    <w:p>
      <w:pPr>
        <w:pStyle w:val="Body A"/>
        <w:rPr>
          <w:color w:val="000000"/>
          <w:sz w:val="20"/>
        </w:rPr>
      </w:pPr>
      <m:oMathPara>
        <m:oMathParaPr>
          <m:jc m:val="left"/>
        </m:oMathParaPr>
        <m:oMath>
          <m:r>
            <m:rPr>
              <m:scr m:val="script"/>
            </m:rPr>
            <w:rPr xmlns:w="http://schemas.openxmlformats.org/wordprocessingml/2006/main">
              <w:rFonts w:ascii="Cambria Math" w:hAnsi="Cambria Math"/>
              <w:i/>
              <w:color w:val="000000"/>
              <w:sz w:val="19"/>
              <w:szCs w:val="19"/>
            </w:rPr>
            <m:t>L</m:t>
          </m:r>
          <m:r>
            <m:rPr>
              <m:nor/>
            </m:rPr>
            <w:rPr xmlns:w="http://schemas.openxmlformats.org/wordprocessingml/2006/main">
              <w:rFonts w:ascii="Cambria Math" w:hAnsi="Cambria Math"/>
              <w:i/>
              <w:color w:val="000000"/>
              <w:sz w:val="19"/>
              <w:szCs w:val="19"/>
            </w:rPr>
            <m:t>total</m:t>
          </m:r>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w</m:t>
          </m:r>
          <m:r>
            <m:rPr>
              <m:nor/>
            </m:rPr>
            <w:rPr xmlns:w="http://schemas.openxmlformats.org/wordprocessingml/2006/main">
              <w:rFonts w:ascii="Cambria Math" w:hAnsi="Cambria Math"/>
              <w:i/>
              <w:color w:val="000000"/>
              <w:sz w:val="19"/>
              <w:szCs w:val="19"/>
            </w:rPr>
            <m:t>ce</m:t>
          </m:r>
          <m:r>
            <m:rPr>
              <m:scr m:val="script"/>
            </m:rPr>
            <w:rPr xmlns:w="http://schemas.openxmlformats.org/wordprocessingml/2006/main">
              <w:rFonts w:ascii="Cambria Math" w:hAnsi="Cambria Math"/>
              <w:i/>
              <w:color w:val="000000"/>
              <w:sz w:val="19"/>
              <w:szCs w:val="19"/>
            </w:rPr>
            <m:t>L</m:t>
          </m:r>
          <m:r>
            <m:rPr>
              <m:nor/>
            </m:rPr>
            <w:rPr xmlns:w="http://schemas.openxmlformats.org/wordprocessingml/2006/main">
              <w:rFonts w:ascii="Cambria Math" w:hAnsi="Cambria Math"/>
              <w:i/>
              <w:color w:val="000000"/>
              <w:sz w:val="19"/>
              <w:szCs w:val="19"/>
            </w:rPr>
            <m:t>ce</m:t>
          </m:r>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w</m:t>
          </m:r>
          <m:r>
            <m:rPr>
              <m:nor/>
            </m:rPr>
            <w:rPr xmlns:w="http://schemas.openxmlformats.org/wordprocessingml/2006/main">
              <w:rFonts w:ascii="Cambria Math" w:hAnsi="Cambria Math"/>
              <w:i/>
              <w:color w:val="000000"/>
              <w:sz w:val="19"/>
              <w:szCs w:val="19"/>
            </w:rPr>
            <m:t>align</m:t>
          </m:r>
          <m:r>
            <m:rPr>
              <m:scr m:val="script"/>
            </m:rPr>
            <w:rPr xmlns:w="http://schemas.openxmlformats.org/wordprocessingml/2006/main">
              <w:rFonts w:ascii="Cambria Math" w:hAnsi="Cambria Math"/>
              <w:i/>
              <w:color w:val="000000"/>
              <w:sz w:val="19"/>
              <w:szCs w:val="19"/>
            </w:rPr>
            <m:t>L</m:t>
          </m:r>
          <m:r>
            <m:rPr>
              <m:nor/>
            </m:rPr>
            <w:rPr xmlns:w="http://schemas.openxmlformats.org/wordprocessingml/2006/main">
              <w:rFonts w:ascii="Cambria Math" w:hAnsi="Cambria Math"/>
              <w:i/>
              <w:color w:val="000000"/>
              <w:sz w:val="19"/>
              <w:szCs w:val="19"/>
            </w:rPr>
            <m:t>align</m:t>
          </m:r>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w</m:t>
          </m:r>
          <m:r>
            <m:rPr>
              <m:nor/>
            </m:rPr>
            <w:rPr xmlns:w="http://schemas.openxmlformats.org/wordprocessingml/2006/main">
              <w:rFonts w:ascii="Cambria Math" w:hAnsi="Cambria Math"/>
              <w:i/>
              <w:color w:val="000000"/>
              <w:sz w:val="19"/>
              <w:szCs w:val="19"/>
            </w:rPr>
            <m:t>bow</m:t>
          </m:r>
          <m:r>
            <m:rPr>
              <m:scr m:val="script"/>
            </m:rPr>
            <w:rPr xmlns:w="http://schemas.openxmlformats.org/wordprocessingml/2006/main">
              <w:rFonts w:ascii="Cambria Math" w:hAnsi="Cambria Math"/>
              <w:i/>
              <w:color w:val="000000"/>
              <w:sz w:val="19"/>
              <w:szCs w:val="19"/>
            </w:rPr>
            <m:t>L</m:t>
          </m:r>
          <m:r>
            <m:rPr>
              <m:nor/>
            </m:rPr>
            <w:rPr xmlns:w="http://schemas.openxmlformats.org/wordprocessingml/2006/main">
              <w:rFonts w:ascii="Cambria Math" w:hAnsi="Cambria Math"/>
              <w:i/>
              <w:color w:val="000000"/>
              <w:sz w:val="19"/>
              <w:szCs w:val="19"/>
            </w:rPr>
            <m:t>bow</m:t>
          </m:r>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w</m:t>
          </m:r>
          <m:r>
            <m:rPr>
              <m:nor/>
            </m:rPr>
            <w:rPr xmlns:w="http://schemas.openxmlformats.org/wordprocessingml/2006/main">
              <w:rFonts w:ascii="Cambria Math" w:hAnsi="Cambria Math"/>
              <w:i/>
              <w:color w:val="000000"/>
              <w:sz w:val="19"/>
              <w:szCs w:val="19"/>
            </w:rPr>
            <m:t>div</m:t>
          </m:r>
          <m:r>
            <m:rPr>
              <m:scr m:val="script"/>
            </m:rPr>
            <w:rPr xmlns:w="http://schemas.openxmlformats.org/wordprocessingml/2006/main">
              <w:rFonts w:ascii="Cambria Math" w:hAnsi="Cambria Math"/>
              <w:i/>
              <w:color w:val="000000"/>
              <w:sz w:val="19"/>
              <w:szCs w:val="19"/>
            </w:rPr>
            <m:t>L</m:t>
          </m:r>
          <m:r>
            <m:rPr>
              <m:nor/>
            </m:rPr>
            <w:rPr xmlns:w="http://schemas.openxmlformats.org/wordprocessingml/2006/main">
              <w:rFonts w:ascii="Cambria Math" w:hAnsi="Cambria Math"/>
              <w:i/>
              <w:color w:val="000000"/>
              <w:sz w:val="19"/>
              <w:szCs w:val="19"/>
            </w:rPr>
            <m:t>div</m:t>
          </m:r>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w</m:t>
          </m:r>
          <m:r>
            <m:rPr>
              <m:nor/>
            </m:rPr>
            <w:rPr xmlns:w="http://schemas.openxmlformats.org/wordprocessingml/2006/main">
              <w:rFonts w:ascii="Cambria Math" w:hAnsi="Cambria Math"/>
              <w:i/>
              <w:color w:val="000000"/>
              <w:sz w:val="19"/>
              <w:szCs w:val="19"/>
            </w:rPr>
            <m:t>var</m:t>
          </m:r>
          <m:sSub>
            <m:e>
              <m:r>
                <m:rPr>
                  <m:scr m:val="script"/>
                </m:rPr>
                <w:rPr xmlns:w="http://schemas.openxmlformats.org/wordprocessingml/2006/main">
                  <w:rFonts w:ascii="Cambria Math" w:hAnsi="Cambria Math"/>
                  <w:i/>
                  <w:color w:val="000000"/>
                  <w:sz w:val="19"/>
                  <w:szCs w:val="19"/>
                </w:rPr>
                <m:t>L</m:t>
              </m:r>
            </m:e>
            <m:sub>
              <m:r>
                <m:rPr>
                  <m:nor/>
                </m:rPr>
                <w:rPr xmlns:w="http://schemas.openxmlformats.org/wordprocessingml/2006/main">
                  <w:rFonts w:ascii="Cambria Math" w:hAnsi="Cambria Math"/>
                  <w:i/>
                  <w:color w:val="000000"/>
                  <w:sz w:val="19"/>
                  <w:szCs w:val="19"/>
                </w:rPr>
                <m:t>var</m:t>
              </m:r>
            </m:sub>
          </m:sSub>
        </m:oMath>
      </m:oMathPara>
    </w:p>
    <w:p>
      <w:pPr>
        <w:pStyle w:val="heading 3"/>
        <w:rPr>
          <w:rFonts w:ascii="Crimson Text Regular" w:cs="Crimson Text Regular" w:hAnsi="Crimson Text Regular" w:eastAsia="Crimson Text Regular"/>
        </w:rPr>
      </w:pPr>
      <w:r>
        <w:rPr>
          <w:rStyle w:val="None"/>
          <w:rFonts w:ascii="Crimson Text Regular" w:hAnsi="Crimson Text Regular"/>
          <w:rtl w:val="0"/>
          <w:lang w:val="it-IT"/>
        </w:rPr>
        <w:t>2.5</w:t>
      </w:r>
      <w:r>
        <w:rPr>
          <w:rStyle w:val="None"/>
          <w:rFonts w:ascii="Crimson Text Regular" w:hAnsi="Crimson Text Regular"/>
          <w:rtl w:val="0"/>
          <w:lang w:val="en-US"/>
        </w:rPr>
        <w:t>.</w:t>
      </w:r>
      <w:r>
        <w:rPr>
          <w:rStyle w:val="None"/>
          <w:rFonts w:ascii="Crimson Text Regular" w:hAnsi="Crimson Text Regular"/>
          <w:rtl w:val="0"/>
          <w:lang w:val="it-IT"/>
        </w:rPr>
        <w:t>5</w:t>
      </w:r>
      <w:r>
        <w:rPr>
          <w:rStyle w:val="None"/>
          <w:rFonts w:ascii="Crimson Text Regular" w:hAnsi="Crimson Text Regular"/>
          <w:rtl w:val="0"/>
          <w:lang w:val="en-US"/>
        </w:rPr>
        <w:t xml:space="preserve"> Training Procedure</w:t>
      </w:r>
    </w:p>
    <w:p>
      <w:pPr>
        <w:pStyle w:val="Body A"/>
      </w:pPr>
    </w:p>
    <w:p>
      <w:pPr>
        <w:pStyle w:val="Body A"/>
        <w:rPr>
          <w:rStyle w:val="None"/>
          <w:color w:val="000000"/>
          <w:sz w:val="20"/>
          <w:lang w:val="en-US"/>
        </w:rPr>
      </w:pPr>
      <w:r>
        <w:rPr>
          <w:rStyle w:val="None"/>
          <w:rtl w:val="0"/>
          <w:lang w:val="en-US"/>
        </w:rPr>
        <w:t xml:space="preserve">We train the full EEG-to-text model end-to-end using </w:t>
      </w:r>
      <w:r>
        <w:rPr>
          <w:rStyle w:val="None"/>
          <w:rtl w:val="0"/>
          <w:lang w:val="it-IT"/>
        </w:rPr>
        <w:t>label smoothing</w:t>
      </w:r>
      <w:r>
        <w:rPr>
          <w:rStyle w:val="None"/>
          <w:rtl w:val="0"/>
          <w:lang w:val="en-US"/>
        </w:rPr>
        <w:t>: the brain-region encoder and cross-modal decoder are optimized together to reduce the negative log-likelihood of target</w:t>
      </w:r>
      <w:r>
        <w:rPr>
          <w:rStyle w:val="None"/>
          <w:rtl w:val="0"/>
          <w:lang w:val="it-IT"/>
        </w:rPr>
        <w:t xml:space="preserve"> </w:t>
      </w:r>
      <w:r>
        <w:rPr>
          <w:rStyle w:val="None"/>
          <w:rtl w:val="0"/>
          <w:lang w:val="en-US"/>
        </w:rPr>
        <w:t xml:space="preserve">token sequences given the EEG inputs. Gradient clipping and </w:t>
      </w:r>
      <w:r>
        <w:rPr>
          <w:rStyle w:val="None"/>
          <w:rtl w:val="0"/>
          <w:lang w:val="it-IT"/>
        </w:rPr>
        <w:t>linear</w:t>
      </w:r>
      <w:r>
        <w:rPr>
          <w:rStyle w:val="None"/>
          <w:rtl w:val="0"/>
          <w:lang w:val="en-US"/>
        </w:rPr>
        <w:t>-annealing learning-rate schedule stabilize training, and validation on held-out EEG</w:t>
      </w:r>
      <w:r>
        <w:rPr>
          <w:rtl w:val="0"/>
        </w:rPr>
        <w:t>–</w:t>
      </w:r>
      <w:r>
        <w:rPr>
          <w:rStyle w:val="None"/>
          <w:rtl w:val="0"/>
          <w:lang w:val="en-US"/>
        </w:rPr>
        <w:t>text pairs guides model selection.</w:t>
      </w:r>
      <w:r>
        <w:rPr>
          <w:rStyle w:val="None"/>
          <w:rtl w:val="0"/>
          <w:lang w:val="it-IT"/>
        </w:rPr>
        <w:t xml:space="preserve"> Due to memory </w:t>
      </w:r>
      <w:r>
        <w:rPr>
          <w:rStyle w:val="None"/>
          <w:rtl w:val="0"/>
          <w:lang w:val="en-US"/>
        </w:rPr>
        <w:t>limitations</w:t>
      </w:r>
      <w:r>
        <w:rPr>
          <w:rStyle w:val="None"/>
          <w:rtl w:val="0"/>
          <w:lang w:val="it-IT"/>
        </w:rPr>
        <w:t xml:space="preserve"> faced during training, a batch is accumulated over eight steps, resulting </w:t>
      </w:r>
      <w:r>
        <w:rPr>
          <w:rStyle w:val="None"/>
          <w:rtl w:val="0"/>
          <w:lang w:val="en-US"/>
        </w:rPr>
        <w:t>in</w:t>
      </w:r>
      <w:r>
        <w:rPr>
          <w:rStyle w:val="None"/>
          <w:rtl w:val="0"/>
          <w:lang w:val="it-IT"/>
        </w:rPr>
        <w:t xml:space="preserve"> an effective batch size of 32, ensuring stable training. To avoid gradient explosion, for further stability, during training</w:t>
      </w:r>
      <w:r>
        <w:rPr>
          <w:rStyle w:val="None"/>
          <w:rtl w:val="0"/>
          <w:lang w:val="en-US"/>
        </w:rPr>
        <w:t>,</w:t>
      </w:r>
      <w:r>
        <w:rPr>
          <w:rStyle w:val="None"/>
          <w:rtl w:val="0"/>
          <w:lang w:val="it-IT"/>
        </w:rPr>
        <w:t xml:space="preserve"> normalized clipping is employed. The base learning rates for the brain encoder and the bart </w:t>
      </w:r>
      <w:r>
        <w:rPr>
          <w:rStyle w:val="None"/>
          <w:rtl w:val="0"/>
          <w:lang w:val="en-US"/>
        </w:rPr>
        <w:t>decoder</w:t>
      </w:r>
      <w:r>
        <w:rPr>
          <w:rStyle w:val="None"/>
          <w:rtl w:val="0"/>
          <w:lang w:val="it-IT"/>
        </w:rPr>
        <w:t xml:space="preserve"> are </w:t>
      </w:r>
      <m:oMath>
        <m:r>
          <w:rPr xmlns:w="http://schemas.openxmlformats.org/wordprocessingml/2006/main">
            <w:rFonts w:ascii="Cambria Math" w:hAnsi="Cambria Math"/>
            <w:i/>
            <w:color w:val="000000"/>
            <w:sz w:val="19"/>
            <w:szCs w:val="19"/>
          </w:rPr>
          <m:t>5</m:t>
        </m:r>
        <m:r>
          <w:rPr xmlns:w="http://schemas.openxmlformats.org/wordprocessingml/2006/main">
            <w:rFonts w:ascii="Cambria Math" w:hAnsi="Cambria Math"/>
            <w:i/>
            <w:color w:val="000000"/>
            <w:sz w:val="19"/>
            <w:szCs w:val="19"/>
          </w:rPr>
          <m:t>⋅</m:t>
        </m:r>
        <m:sSup>
          <m:e>
            <m:r>
              <w:rPr xmlns:w="http://schemas.openxmlformats.org/wordprocessingml/2006/main">
                <w:rFonts w:ascii="Cambria Math" w:hAnsi="Cambria Math"/>
                <w:i/>
                <w:color w:val="000000"/>
                <w:sz w:val="19"/>
                <w:szCs w:val="19"/>
              </w:rPr>
              <m:t>10</m:t>
            </m:r>
          </m:e>
          <m:sup>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4</m:t>
            </m:r>
          </m:sup>
        </m:sSup>
      </m:oMath>
      <w:r>
        <w:rPr>
          <w:rStyle w:val="None"/>
          <w:rtl w:val="0"/>
          <w:lang w:val="it-IT"/>
        </w:rPr>
        <w:t xml:space="preserve"> and </w:t>
      </w:r>
      <m:oMath>
        <m:sSup>
          <m:e>
            <m:r>
              <w:rPr xmlns:w="http://schemas.openxmlformats.org/wordprocessingml/2006/main">
                <w:rFonts w:ascii="Cambria Math" w:hAnsi="Cambria Math"/>
                <w:i/>
                <w:color w:val="000000"/>
                <w:sz w:val="19"/>
                <w:szCs w:val="19"/>
              </w:rPr>
              <m:t>10</m:t>
            </m:r>
          </m:e>
          <m:sup>
            <m:r>
              <w:rPr xmlns:w="http://schemas.openxmlformats.org/wordprocessingml/2006/main">
                <w:rFonts w:ascii="Cambria Math" w:hAnsi="Cambria Math"/>
                <w:i/>
                <w:color w:val="000000"/>
                <w:sz w:val="19"/>
                <w:szCs w:val="19"/>
              </w:rPr>
              <m:t>-</m:t>
            </m:r>
            <m:r>
              <w:rPr xmlns:w="http://schemas.openxmlformats.org/wordprocessingml/2006/main">
                <w:rFonts w:ascii="Cambria Math" w:hAnsi="Cambria Math"/>
                <w:i/>
                <w:color w:val="000000"/>
                <w:sz w:val="19"/>
                <w:szCs w:val="19"/>
              </w:rPr>
              <m:t>5</m:t>
            </m:r>
          </m:sup>
        </m:sSup>
      </m:oMath>
      <w:r>
        <w:rPr>
          <w:rStyle w:val="None"/>
          <w:rtl w:val="0"/>
          <w:lang w:val="it-IT"/>
        </w:rPr>
        <w:t>.  The learning rate of the brain encoder is much higher</w:t>
      </w:r>
      <w:r>
        <w:rPr>
          <w:rStyle w:val="None"/>
          <w:rtl w:val="0"/>
          <w:lang w:val="en-US"/>
        </w:rPr>
        <w:t xml:space="preserve"> </w:t>
      </w:r>
      <w:r>
        <w:rPr>
          <w:rStyle w:val="None"/>
          <w:rtl w:val="0"/>
          <w:lang w:val="it-IT"/>
        </w:rPr>
        <w:t xml:space="preserve">than the </w:t>
      </w:r>
      <w:r>
        <w:rPr>
          <w:rStyle w:val="None"/>
          <w:rtl w:val="0"/>
          <w:lang w:val="en-US"/>
        </w:rPr>
        <w:t>BART</w:t>
      </w:r>
      <w:r>
        <w:rPr>
          <w:rStyle w:val="None"/>
          <w:rtl w:val="0"/>
          <w:lang w:val="it-IT"/>
        </w:rPr>
        <w:t xml:space="preserve"> encoder </w:t>
      </w:r>
      <w:r>
        <w:rPr>
          <w:rStyle w:val="None"/>
          <w:rtl w:val="0"/>
          <w:lang w:val="en-US"/>
        </w:rPr>
        <w:t>ones, ensuring</w:t>
      </w:r>
      <w:r>
        <w:rPr>
          <w:rStyle w:val="None"/>
          <w:rtl w:val="0"/>
          <w:lang w:val="it-IT"/>
        </w:rPr>
        <w:t xml:space="preserve"> that the BART generations are not a result of the pretrained model, but rather taking into account the EEG </w:t>
      </w:r>
      <w:r>
        <w:rPr>
          <w:rStyle w:val="None"/>
          <w:rtl w:val="0"/>
          <w:lang w:val="en-US"/>
        </w:rPr>
        <w:t>representation</w:t>
      </w:r>
      <w:r>
        <w:rPr>
          <w:rStyle w:val="None"/>
          <w:rtl w:val="0"/>
          <w:lang w:val="it-IT"/>
        </w:rPr>
        <w:t xml:space="preserve">. </w:t>
      </w:r>
      <w:ins w:id="10" w:date="2025-08-07T11:24:16Z" w:author="Alex Steiner">
        <w:r>
          <w:rPr>
            <w:rStyle w:val="None"/>
            <w:rtl w:val="0"/>
            <w:lang w:val="it-IT"/>
          </w:rPr>
          <w:t>Complete.</w:t>
        </w:r>
      </w:ins>
      <w:r>
        <w:rPr>
          <w:rStyle w:val="None"/>
          <w:rtl w:val="0"/>
          <w:lang w:val="it-IT"/>
        </w:rPr>
        <w:t xml:space="preserve"> </w:t>
      </w:r>
    </w:p>
    <w:p>
      <w:pPr>
        <w:pStyle w:val="Body A"/>
        <w:rPr>
          <w:rStyle w:val="None"/>
          <w:lang w:val="en-US"/>
        </w:rPr>
      </w:pPr>
    </w:p>
    <w:p>
      <w:pPr>
        <w:pStyle w:val="Body A"/>
        <w:rPr>
          <w:rStyle w:val="None"/>
          <w:lang w:val="en-US"/>
        </w:rPr>
      </w:pPr>
      <w:r>
        <w:rPr>
          <w:rStyle w:val="None"/>
          <w:rtl w:val="0"/>
          <w:lang w:val="it-IT"/>
        </w:rPr>
        <w:t xml:space="preserve">A comprehensive summary of the hyperparameters is provided in </w:t>
      </w:r>
      <w:r>
        <w:rPr>
          <w:rStyle w:val="None"/>
          <w:i w:val="1"/>
          <w:iCs w:val="1"/>
          <w:rtl w:val="0"/>
          <w:lang w:val="it-IT"/>
        </w:rPr>
        <w:t>Table 3.</w:t>
      </w:r>
    </w:p>
    <w:p>
      <w:pPr>
        <w:pStyle w:val="Body A"/>
        <w:rPr>
          <w:rStyle w:val="None"/>
          <w:lang w:val="it-IT"/>
        </w:rPr>
      </w:pPr>
    </w:p>
    <w:p>
      <w:pPr>
        <w:pStyle w:val="Body A"/>
        <w:rPr>
          <w:rStyle w:val="None"/>
          <w:lang w:val="it-IT"/>
        </w:rPr>
      </w:pPr>
      <w:r>
        <w:rPr>
          <w:rStyle w:val="None"/>
          <w:rFonts w:ascii="Crimson Text Bold" w:hAnsi="Crimson Text Bold"/>
          <w:rtl w:val="0"/>
          <w:lang w:val="it-IT"/>
        </w:rPr>
        <w:t xml:space="preserve">Table </w:t>
      </w:r>
      <w:r>
        <w:rPr>
          <w:rStyle w:val="None"/>
          <w:rFonts w:ascii="Crimson Text Bold" w:hAnsi="Crimson Text Bold"/>
          <w:rtl w:val="0"/>
          <w:lang w:val="it-IT"/>
        </w:rPr>
        <w:t>3</w:t>
      </w:r>
      <w:r>
        <w:rPr>
          <w:rStyle w:val="None"/>
          <w:rFonts w:ascii="Crimson Text Bold" w:hAnsi="Crimson Text Bold"/>
          <w:rtl w:val="0"/>
          <w:lang w:val="it-IT"/>
        </w:rPr>
        <w:t>.</w:t>
      </w:r>
      <w:r>
        <w:rPr>
          <w:rStyle w:val="None"/>
          <w:rtl w:val="0"/>
          <w:lang w:val="it-IT"/>
        </w:rPr>
        <w:t xml:space="preserve"> Classification Table</w:t>
      </w:r>
    </w:p>
    <w:tbl>
      <w:tblPr>
        <w:tblW w:w="689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489"/>
        <w:gridCol w:w="1482"/>
        <w:gridCol w:w="2920"/>
      </w:tblGrid>
      <w:tr>
        <w:tblPrEx>
          <w:shd w:val="clear" w:color="auto" w:fill="d0ddef"/>
        </w:tblPrEx>
        <w:trPr>
          <w:trHeight w:val="441" w:hRule="atLeast"/>
        </w:trPr>
        <w:tc>
          <w:tcPr>
            <w:tcW w:type="dxa" w:w="2489"/>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it-IT"/>
              </w:rPr>
              <w:t>Parameter</w:t>
            </w:r>
          </w:p>
        </w:tc>
        <w:tc>
          <w:tcPr>
            <w:tcW w:type="dxa" w:w="1482"/>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it-IT"/>
              </w:rPr>
              <w:t>Value</w:t>
            </w:r>
          </w:p>
        </w:tc>
        <w:tc>
          <w:tcPr>
            <w:tcW w:type="dxa" w:w="2920"/>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it-IT"/>
              </w:rPr>
              <w:t>Notes</w:t>
            </w:r>
          </w:p>
        </w:tc>
      </w:tr>
      <w:tr>
        <w:tblPrEx>
          <w:shd w:val="clear" w:color="auto" w:fill="d0ddef"/>
        </w:tblPrEx>
        <w:trPr>
          <w:trHeight w:val="210" w:hRule="atLeast"/>
        </w:trPr>
        <w:tc>
          <w:tcPr>
            <w:tcW w:type="dxa" w:w="2489"/>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rFonts w:ascii="Times New Roman" w:hAnsi="Times New Roman"/>
                <w:sz w:val="18"/>
                <w:szCs w:val="18"/>
                <w:rtl w:val="0"/>
              </w:rPr>
              <w:t>epochs</w:t>
            </w:r>
          </w:p>
        </w:tc>
        <w:tc>
          <w:tcPr>
            <w:tcW w:type="dxa" w:w="1482"/>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rStyle w:val="None"/>
                <w:sz w:val="18"/>
                <w:szCs w:val="18"/>
                <w:shd w:val="nil" w:color="auto" w:fill="auto"/>
                <w:rtl w:val="0"/>
                <w:lang w:val="it-IT"/>
              </w:rPr>
              <w:t>100</w:t>
            </w:r>
          </w:p>
        </w:tc>
        <w:tc>
          <w:tcPr>
            <w:tcW w:type="dxa" w:w="2920"/>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Style w:val="None"/>
                <w:rFonts w:ascii="Times New Roman" w:hAnsi="Times New Roman"/>
                <w:sz w:val="18"/>
                <w:szCs w:val="18"/>
                <w:shd w:val="nil" w:color="auto" w:fill="auto"/>
                <w:rtl w:val="0"/>
                <w:lang w:val="en-US"/>
              </w:rPr>
              <w:t xml:space="preserve">Total full </w:t>
            </w:r>
            <w:r>
              <w:rPr>
                <w:rStyle w:val="None"/>
                <w:rFonts w:ascii="Times New Roman" w:hAnsi="Times New Roman"/>
                <w:sz w:val="18"/>
                <w:szCs w:val="18"/>
                <w:shd w:val="nil" w:color="auto" w:fill="auto"/>
                <w:rtl w:val="0"/>
                <w:lang w:val="it-IT"/>
              </w:rPr>
              <w:t>iterations</w:t>
            </w:r>
            <w:r>
              <w:rPr>
                <w:rStyle w:val="None"/>
                <w:rFonts w:ascii="Times New Roman" w:hAnsi="Times New Roman"/>
                <w:sz w:val="18"/>
                <w:szCs w:val="18"/>
                <w:shd w:val="nil" w:color="auto" w:fill="auto"/>
                <w:rtl w:val="0"/>
                <w:lang w:val="en-US"/>
              </w:rPr>
              <w:t xml:space="preserve"> through the data.</w:t>
            </w:r>
          </w:p>
        </w:tc>
      </w:tr>
      <w:tr>
        <w:tblPrEx>
          <w:shd w:val="clear" w:color="auto" w:fill="d0ddef"/>
        </w:tblPrEx>
        <w:trPr>
          <w:trHeight w:val="452" w:hRule="atLeast"/>
        </w:trPr>
        <w:tc>
          <w:tcPr>
            <w:tcW w:type="dxa" w:w="2489"/>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rStyle w:val="None"/>
                <w:sz w:val="18"/>
                <w:szCs w:val="18"/>
                <w:shd w:val="nil" w:color="auto" w:fill="auto"/>
                <w:rtl w:val="0"/>
                <w:lang w:val="it-IT"/>
              </w:rPr>
              <w:t>batch_size</w:t>
            </w:r>
          </w:p>
        </w:tc>
        <w:tc>
          <w:tcPr>
            <w:tcW w:type="dxa" w:w="148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rStyle w:val="None"/>
                <w:sz w:val="18"/>
                <w:szCs w:val="18"/>
                <w:shd w:val="nil" w:color="auto" w:fill="auto"/>
                <w:rtl w:val="0"/>
                <w:lang w:val="it-IT"/>
              </w:rPr>
              <w:t>4</w:t>
            </w:r>
          </w:p>
        </w:tc>
        <w:tc>
          <w:tcPr>
            <w:tcW w:type="dxa" w:w="2920"/>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rFonts w:ascii="Times New Roman" w:hAnsi="Times New Roman"/>
                <w:sz w:val="18"/>
                <w:szCs w:val="18"/>
                <w:rtl w:val="0"/>
              </w:rPr>
              <w:t>Number of inputs passed through the model.</w:t>
            </w:r>
          </w:p>
        </w:tc>
      </w:tr>
      <w:tr>
        <w:tblPrEx>
          <w:shd w:val="clear" w:color="auto" w:fill="d0ddef"/>
        </w:tblPrEx>
        <w:trPr>
          <w:trHeight w:val="452" w:hRule="atLeast"/>
        </w:trPr>
        <w:tc>
          <w:tcPr>
            <w:tcW w:type="dxa" w:w="2489"/>
            <w:tcBorders>
              <w:top w:val="nil"/>
              <w:left w:val="nil"/>
              <w:bottom w:val="nil"/>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Style w:val="None"/>
                <w:rFonts w:ascii="Times New Roman" w:hAnsi="Times New Roman"/>
                <w:sz w:val="18"/>
                <w:szCs w:val="18"/>
                <w:shd w:val="nil" w:color="auto" w:fill="auto"/>
                <w:rtl w:val="0"/>
                <w:lang w:val="en-US"/>
              </w:rPr>
              <w:t>accumulation_steps</w:t>
            </w:r>
          </w:p>
        </w:tc>
        <w:tc>
          <w:tcPr>
            <w:tcW w:type="dxa" w:w="148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both"/>
            </w:pPr>
            <w:r>
              <w:rPr>
                <w:rStyle w:val="None"/>
                <w:sz w:val="18"/>
                <w:szCs w:val="18"/>
                <w:shd w:val="nil" w:color="auto" w:fill="auto"/>
                <w:rtl w:val="0"/>
                <w:lang w:val="it-IT"/>
              </w:rPr>
              <w:t>8</w:t>
            </w:r>
          </w:p>
        </w:tc>
        <w:tc>
          <w:tcPr>
            <w:tcW w:type="dxa" w:w="2920"/>
            <w:tcBorders>
              <w:top w:val="nil"/>
              <w:left w:val="nil"/>
              <w:bottom w:val="nil"/>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Style w:val="None"/>
                <w:rFonts w:ascii="Times New Roman" w:hAnsi="Times New Roman"/>
                <w:sz w:val="18"/>
                <w:szCs w:val="18"/>
                <w:shd w:val="nil" w:color="auto" w:fill="auto"/>
                <w:rtl w:val="0"/>
                <w:lang w:val="en-US"/>
              </w:rPr>
              <w:t>To simulate a larger effective batch.</w:t>
            </w:r>
          </w:p>
        </w:tc>
      </w:tr>
      <w:tr>
        <w:tblPrEx>
          <w:shd w:val="clear" w:color="auto" w:fill="d0ddef"/>
        </w:tblPrEx>
        <w:trPr>
          <w:trHeight w:val="212" w:hRule="atLeast"/>
        </w:trPr>
        <w:tc>
          <w:tcPr>
            <w:tcW w:type="dxa" w:w="2489"/>
            <w:tcBorders>
              <w:top w:val="nil"/>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Style w:val="None"/>
                <w:rFonts w:ascii="Times New Roman" w:hAnsi="Times New Roman"/>
                <w:sz w:val="18"/>
                <w:szCs w:val="18"/>
                <w:shd w:val="nil" w:color="auto" w:fill="auto"/>
                <w:rtl w:val="0"/>
                <w:lang w:val="en-US"/>
              </w:rPr>
              <w:t>grad_clip_norm</w:t>
            </w:r>
          </w:p>
        </w:tc>
        <w:tc>
          <w:tcPr>
            <w:tcW w:type="dxa" w:w="1482"/>
            <w:tcBorders>
              <w:top w:val="nil"/>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Body B"/>
              <w:spacing w:line="240" w:lineRule="atLeast"/>
              <w:jc w:val="both"/>
            </w:pPr>
            <w:r>
              <w:rPr>
                <w:rStyle w:val="None"/>
                <w:sz w:val="18"/>
                <w:szCs w:val="18"/>
                <w:shd w:val="nil" w:color="auto" w:fill="auto"/>
                <w:rtl w:val="0"/>
                <w:lang w:val="it-IT"/>
              </w:rPr>
              <w:t>1.0</w:t>
            </w:r>
          </w:p>
        </w:tc>
        <w:tc>
          <w:tcPr>
            <w:tcW w:type="dxa" w:w="2920"/>
            <w:tcBorders>
              <w:top w:val="nil"/>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Style w:val="None"/>
                <w:rFonts w:ascii="Times New Roman" w:hAnsi="Times New Roman"/>
                <w:sz w:val="18"/>
                <w:szCs w:val="18"/>
                <w:shd w:val="nil" w:color="auto" w:fill="auto"/>
                <w:rtl w:val="0"/>
                <w:lang w:val="en-US"/>
              </w:rPr>
              <w:t>Max-norm clipping for stability.</w:t>
            </w:r>
          </w:p>
        </w:tc>
      </w:tr>
      <w:tr>
        <w:tblPrEx>
          <w:shd w:val="clear" w:color="auto" w:fill="d0ddef"/>
        </w:tblPrEx>
        <w:trPr>
          <w:trHeight w:val="452" w:hRule="atLeast"/>
        </w:trPr>
        <w:tc>
          <w:tcPr>
            <w:tcW w:type="dxa" w:w="2489"/>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w:jc w:val="both"/>
            </w:pPr>
            <w:r>
              <w:rPr>
                <w:rFonts w:ascii="Times New Roman" w:hAnsi="Times New Roman"/>
                <w:sz w:val="18"/>
                <w:szCs w:val="18"/>
                <w:rtl w:val="0"/>
              </w:rPr>
              <w:t>brain_encoder_Ir</w:t>
            </w:r>
          </w:p>
        </w:tc>
        <w:tc>
          <w:tcPr>
            <w:tcW w:type="dxa" w:w="1482"/>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w:jc w:val="both"/>
              <w:rPr>
                <w:color w:val="000000"/>
                <w:sz w:val="18"/>
              </w:rPr>
            </w:pPr>
            <m:oMathPara>
              <m:oMathParaPr>
                <m:jc m:val="left"/>
              </m:oMathParaPr>
              <m:oMath>
                <m:r>
                  <w:rPr xmlns:w="http://schemas.openxmlformats.org/wordprocessingml/2006/main">
                    <w:rFonts w:ascii="Cambria Math" w:hAnsi="Cambria Math"/>
                    <w:i/>
                    <w:color w:val="000000"/>
                    <w:sz w:val="18"/>
                    <w:szCs w:val="18"/>
                  </w:rPr>
                  <m:t>3</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4</m:t>
                </m:r>
              </m:oMath>
            </m:oMathPara>
          </w:p>
        </w:tc>
        <w:tc>
          <w:tcPr>
            <w:tcW w:type="dxa" w:w="2920"/>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w:jc w:val="both"/>
            </w:pPr>
            <w:r>
              <w:rPr>
                <w:rStyle w:val="None"/>
                <w:sz w:val="18"/>
                <w:szCs w:val="18"/>
                <w:rtl w:val="0"/>
                <w:lang w:val="en-US"/>
              </w:rPr>
              <w:t>EEG-encoder learning rate.</w:t>
            </w:r>
          </w:p>
        </w:tc>
      </w:tr>
      <w:tr>
        <w:tblPrEx>
          <w:shd w:val="clear" w:color="auto" w:fill="d0ddef"/>
        </w:tblPrEx>
        <w:trPr>
          <w:trHeight w:val="228" w:hRule="atLeast"/>
        </w:trPr>
        <w:tc>
          <w:tcPr>
            <w:tcW w:type="dxa" w:w="2489"/>
            <w:tcBorders>
              <w:top w:val="nil"/>
              <w:left w:val="nil"/>
              <w:bottom w:val="nil"/>
              <w:right w:val="nil"/>
            </w:tcBorders>
            <w:shd w:val="clear" w:color="auto" w:fill="auto"/>
            <w:tcMar>
              <w:top w:type="dxa" w:w="80"/>
              <w:left w:type="dxa" w:w="80"/>
              <w:bottom w:type="dxa" w:w="80"/>
              <w:right w:type="dxa" w:w="80"/>
            </w:tcMar>
            <w:vAlign w:val="center"/>
          </w:tcPr>
          <w:p>
            <w:pPr>
              <w:pStyle w:val="Body"/>
              <w:jc w:val="both"/>
            </w:pPr>
            <w:r>
              <w:rPr>
                <w:rFonts w:ascii="Times New Roman" w:hAnsi="Times New Roman"/>
                <w:sz w:val="18"/>
                <w:szCs w:val="18"/>
                <w:rtl w:val="0"/>
              </w:rPr>
              <w:t>bart_decoder Ir</w:t>
            </w:r>
          </w:p>
        </w:tc>
        <w:tc>
          <w:tcPr>
            <w:tcW w:type="dxa" w:w="1482"/>
            <w:tcBorders>
              <w:top w:val="nil"/>
              <w:left w:val="nil"/>
              <w:bottom w:val="nil"/>
              <w:right w:val="nil"/>
            </w:tcBorders>
            <w:shd w:val="clear" w:color="auto" w:fill="auto"/>
            <w:tcMar>
              <w:top w:type="dxa" w:w="80"/>
              <w:left w:type="dxa" w:w="80"/>
              <w:bottom w:type="dxa" w:w="80"/>
              <w:right w:type="dxa" w:w="80"/>
            </w:tcMar>
            <w:vAlign w:val="center"/>
          </w:tcPr>
          <w:p>
            <w:pPr>
              <w:pStyle w:val="Body"/>
              <w:jc w:val="both"/>
              <w:rPr>
                <w:color w:val="000000"/>
                <w:sz w:val="18"/>
              </w:rPr>
            </w:pPr>
            <m:oMathPara>
              <m:oMathParaPr>
                <m:jc m:val="left"/>
              </m:oMathParaPr>
              <m:oMath>
                <m:r>
                  <w:rPr xmlns:w="http://schemas.openxmlformats.org/wordprocessingml/2006/main">
                    <w:rFonts w:ascii="Cambria Math" w:hAnsi="Cambria Math"/>
                    <w:i/>
                    <w:color w:val="000000"/>
                    <w:sz w:val="18"/>
                    <w:szCs w:val="18"/>
                  </w:rPr>
                  <m:t>5</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5</m:t>
                </m:r>
              </m:oMath>
            </m:oMathPara>
          </w:p>
        </w:tc>
        <w:tc>
          <w:tcPr>
            <w:tcW w:type="dxa" w:w="2920"/>
            <w:tcBorders>
              <w:top w:val="nil"/>
              <w:left w:val="nil"/>
              <w:bottom w:val="nil"/>
              <w:right w:val="nil"/>
            </w:tcBorders>
            <w:shd w:val="clear" w:color="auto" w:fill="auto"/>
            <w:tcMar>
              <w:top w:type="dxa" w:w="80"/>
              <w:left w:type="dxa" w:w="80"/>
              <w:bottom w:type="dxa" w:w="80"/>
              <w:right w:type="dxa" w:w="80"/>
            </w:tcMar>
            <w:vAlign w:val="center"/>
          </w:tcPr>
          <w:p>
            <w:pPr>
              <w:pStyle w:val="Body"/>
              <w:jc w:val="both"/>
            </w:pPr>
            <w:r>
              <w:rPr>
                <w:rFonts w:ascii="Times New Roman" w:hAnsi="Times New Roman"/>
                <w:sz w:val="18"/>
                <w:szCs w:val="18"/>
                <w:rtl w:val="0"/>
              </w:rPr>
              <w:t>BART-decoder learning rate.</w:t>
            </w:r>
          </w:p>
        </w:tc>
      </w:tr>
      <w:tr>
        <w:tblPrEx>
          <w:shd w:val="clear" w:color="auto" w:fill="d0ddef"/>
        </w:tblPrEx>
        <w:trPr>
          <w:trHeight w:val="228" w:hRule="atLeast"/>
        </w:trPr>
        <w:tc>
          <w:tcPr>
            <w:tcW w:type="dxa" w:w="2489"/>
            <w:tcBorders>
              <w:top w:val="nil"/>
              <w:left w:val="nil"/>
              <w:bottom w:val="nil"/>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Fonts w:ascii="Times New Roman" w:hAnsi="Times New Roman"/>
                <w:sz w:val="18"/>
                <w:szCs w:val="18"/>
                <w:rtl w:val="0"/>
              </w:rPr>
              <w:t>projection_Ir</w:t>
            </w:r>
          </w:p>
        </w:tc>
        <w:tc>
          <w:tcPr>
            <w:tcW w:type="dxa" w:w="1482"/>
            <w:tcBorders>
              <w:top w:val="nil"/>
              <w:left w:val="nil"/>
              <w:bottom w:val="nil"/>
              <w:right w:val="nil"/>
            </w:tcBorders>
            <w:shd w:val="clear" w:color="auto" w:fill="auto"/>
            <w:tcMar>
              <w:top w:type="dxa" w:w="80"/>
              <w:left w:type="dxa" w:w="80"/>
              <w:bottom w:type="dxa" w:w="80"/>
              <w:right w:type="dxa" w:w="80"/>
            </w:tcMar>
            <w:vAlign w:val="center"/>
          </w:tcPr>
          <w:p>
            <w:pPr>
              <w:pStyle w:val="Body"/>
              <w:jc w:val="both"/>
              <w:rPr>
                <w:color w:val="000000"/>
                <w:sz w:val="18"/>
              </w:rPr>
            </w:pPr>
            <m:oMathPara>
              <m:oMathParaPr>
                <m:jc m:val="left"/>
              </m:oMathParaPr>
              <m:oMath>
                <m:r>
                  <w:rPr xmlns:w="http://schemas.openxmlformats.org/wordprocessingml/2006/main">
                    <w:rFonts w:ascii="Cambria Math" w:hAnsi="Cambria Math"/>
                    <w:i/>
                    <w:color w:val="000000"/>
                    <w:sz w:val="18"/>
                    <w:szCs w:val="18"/>
                  </w:rPr>
                  <m:t>5</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4</m:t>
                </m:r>
              </m:oMath>
            </m:oMathPara>
          </w:p>
        </w:tc>
        <w:tc>
          <w:tcPr>
            <w:tcW w:type="dxa" w:w="2920"/>
            <w:tcBorders>
              <w:top w:val="nil"/>
              <w:left w:val="nil"/>
              <w:bottom w:val="nil"/>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Fonts w:ascii="Times New Roman" w:hAnsi="Times New Roman"/>
                <w:sz w:val="18"/>
                <w:szCs w:val="18"/>
                <w:rtl w:val="0"/>
              </w:rPr>
              <w:t>Projection heads learning rate.</w:t>
            </w:r>
          </w:p>
        </w:tc>
      </w:tr>
      <w:tr>
        <w:tblPrEx>
          <w:shd w:val="clear" w:color="auto" w:fill="d0ddef"/>
        </w:tblPrEx>
        <w:trPr>
          <w:trHeight w:val="217" w:hRule="atLeast"/>
        </w:trPr>
        <w:tc>
          <w:tcPr>
            <w:tcW w:type="dxa" w:w="2489"/>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warmup_steps</w:t>
            </w:r>
          </w:p>
        </w:tc>
        <w:tc>
          <w:tcPr>
            <w:tcW w:type="dxa" w:w="1482"/>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500</w:t>
            </w:r>
          </w:p>
        </w:tc>
        <w:tc>
          <w:tcPr>
            <w:tcW w:type="dxa" w:w="2920"/>
            <w:tcBorders>
              <w:top w:val="nil"/>
              <w:left w:val="nil"/>
              <w:bottom w:val="nil"/>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Fonts w:ascii="Times New Roman" w:hAnsi="Times New Roman"/>
                <w:sz w:val="18"/>
                <w:szCs w:val="18"/>
                <w:rtl w:val="0"/>
              </w:rPr>
              <w:t>Warm-up for LR scheduler.</w:t>
            </w:r>
          </w:p>
        </w:tc>
      </w:tr>
      <w:tr>
        <w:tblPrEx>
          <w:shd w:val="clear" w:color="auto" w:fill="d0ddef"/>
        </w:tblPrEx>
        <w:trPr>
          <w:trHeight w:val="217" w:hRule="atLeast"/>
        </w:trPr>
        <w:tc>
          <w:tcPr>
            <w:tcW w:type="dxa" w:w="2489"/>
            <w:tcBorders>
              <w:top w:val="nil"/>
              <w:left w:val="nil"/>
              <w:bottom w:val="nil"/>
              <w:right w:val="single" w:color="ffffff" w:sz="8" w:space="0" w:shadow="0" w:frame="0"/>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Fonts w:ascii="Times New Roman" w:hAnsi="Times New Roman"/>
                <w:sz w:val="18"/>
                <w:szCs w:val="18"/>
                <w:rtl w:val="0"/>
              </w:rPr>
              <w:t>weight_decay</w:t>
            </w:r>
          </w:p>
        </w:tc>
        <w:tc>
          <w:tcPr>
            <w:tcW w:type="dxa" w:w="1482"/>
            <w:tcBorders>
              <w:top w:val="nil"/>
              <w:left w:val="single" w:color="ffffff" w:sz="8" w:space="0" w:shadow="0" w:frame="0"/>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0.01</w:t>
            </w:r>
          </w:p>
        </w:tc>
        <w:tc>
          <w:tcPr>
            <w:tcW w:type="dxa" w:w="2920"/>
            <w:tcBorders>
              <w:top w:val="nil"/>
              <w:left w:val="nil"/>
              <w:bottom w:val="nil"/>
              <w:right w:val="nil"/>
            </w:tcBorders>
            <w:shd w:val="clear" w:color="auto" w:fill="auto"/>
            <w:tcMar>
              <w:top w:type="dxa" w:w="80"/>
              <w:left w:type="dxa" w:w="80"/>
              <w:bottom w:type="dxa" w:w="80"/>
              <w:right w:type="dxa" w:w="80"/>
            </w:tcMar>
            <w:vAlign w:val="center"/>
          </w:tcPr>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jc w:val="both"/>
            </w:pPr>
            <w:r>
              <w:rPr>
                <w:rFonts w:ascii="Times New Roman" w:hAnsi="Times New Roman"/>
                <w:sz w:val="18"/>
                <w:szCs w:val="18"/>
                <w:rtl w:val="0"/>
              </w:rPr>
              <w:t>L2 regularization.</w:t>
            </w:r>
          </w:p>
        </w:tc>
      </w:tr>
      <w:tr>
        <w:tblPrEx>
          <w:shd w:val="clear" w:color="auto" w:fill="d0ddef"/>
        </w:tblPrEx>
        <w:trPr>
          <w:trHeight w:val="217" w:hRule="atLeast"/>
        </w:trPr>
        <w:tc>
          <w:tcPr>
            <w:tcW w:type="dxa" w:w="2489"/>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optimizer</w:t>
            </w:r>
          </w:p>
        </w:tc>
        <w:tc>
          <w:tcPr>
            <w:tcW w:type="dxa" w:w="1482"/>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AdamW</w:t>
            </w:r>
          </w:p>
        </w:tc>
        <w:tc>
          <w:tcPr>
            <w:tcW w:type="dxa" w:w="2920"/>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AdamW optimizer, betas 0.9 and 0.99</w:t>
            </w:r>
          </w:p>
        </w:tc>
      </w:tr>
      <w:tr>
        <w:tblPrEx>
          <w:shd w:val="clear" w:color="auto" w:fill="d0ddef"/>
        </w:tblPrEx>
        <w:trPr>
          <w:trHeight w:val="217" w:hRule="atLeast"/>
        </w:trPr>
        <w:tc>
          <w:tcPr>
            <w:tcW w:type="dxa" w:w="2489"/>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label_ smoothing</w:t>
            </w:r>
          </w:p>
        </w:tc>
        <w:tc>
          <w:tcPr>
            <w:tcW w:type="dxa" w:w="1482"/>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0.01</w:t>
            </w:r>
          </w:p>
        </w:tc>
        <w:tc>
          <w:tcPr>
            <w:tcW w:type="dxa" w:w="2920"/>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Softens hard targets.</w:t>
            </w:r>
          </w:p>
        </w:tc>
      </w:tr>
    </w:tbl>
    <w:p>
      <w:pPr>
        <w:pStyle w:val="Body A"/>
        <w:rPr>
          <w:rStyle w:val="None"/>
          <w:lang w:val="it-IT"/>
        </w:rPr>
      </w:pPr>
    </w:p>
    <w:p>
      <w:pPr>
        <w:pStyle w:val="Body A"/>
        <w:rPr>
          <w:rStyle w:val="None"/>
          <w:lang w:val="it-IT"/>
        </w:rPr>
      </w:pPr>
    </w:p>
    <w:p>
      <w:pPr>
        <w:pStyle w:val="Body A"/>
        <w:rPr>
          <w:rStyle w:val="None"/>
          <w:sz w:val="19"/>
          <w:szCs w:val="19"/>
        </w:rPr>
      </w:pPr>
      <w:r>
        <w:rPr>
          <w:rStyle w:val="None"/>
          <w:rtl w:val="0"/>
          <w:lang w:val="it-IT"/>
        </w:rPr>
        <w:t xml:space="preserve">The </w:t>
      </w:r>
      <w:r>
        <w:rPr>
          <w:rStyle w:val="None"/>
          <w:rtl w:val="0"/>
          <w:lang w:val="it-IT"/>
        </w:rPr>
        <w:t>resultant</w:t>
      </w:r>
      <w:r>
        <w:rPr>
          <w:rStyle w:val="None"/>
          <w:rtl w:val="0"/>
          <w:lang w:val="it-IT"/>
        </w:rPr>
        <w:t xml:space="preserve"> training loss can be visualized in </w:t>
      </w:r>
      <w:r>
        <w:rPr>
          <w:rStyle w:val="None"/>
          <w:i w:val="1"/>
          <w:iCs w:val="1"/>
          <w:rtl w:val="0"/>
          <w:lang w:val="it-IT"/>
        </w:rPr>
        <w:t>Figure 5.</w:t>
      </w:r>
    </w:p>
    <w:p>
      <w:pPr>
        <w:pStyle w:val="heading1"/>
        <w:jc w:val="both"/>
        <w:rPr>
          <w:rFonts w:ascii="Crimson Text Bold" w:cs="Crimson Text Bold" w:hAnsi="Crimson Text Bold" w:eastAsia="Crimson Text Bold"/>
          <w:b w:val="0"/>
          <w:bCs w:val="0"/>
          <w:lang w:val="it-IT"/>
        </w:rPr>
      </w:pPr>
      <w:r>
        <w:rPr>
          <w:rFonts w:ascii="Crimson Text Bold" w:hAnsi="Crimson Text Bold"/>
          <w:b w:val="0"/>
          <w:bCs w:val="0"/>
          <w:rtl w:val="0"/>
          <w:lang w:val="it-IT"/>
        </w:rPr>
        <w:t>3. Results</w:t>
      </w:r>
    </w:p>
    <w:p>
      <w:pPr>
        <w:pStyle w:val="heading2"/>
        <w:jc w:val="both"/>
        <w:rPr>
          <w:rFonts w:ascii="Crimson Text Bold" w:cs="Crimson Text Bold" w:hAnsi="Crimson Text Bold" w:eastAsia="Crimson Text Bold"/>
          <w:b w:val="0"/>
          <w:bCs w:val="0"/>
          <w:lang w:val="it-IT"/>
        </w:rPr>
      </w:pPr>
      <w:r>
        <w:rPr>
          <w:rFonts w:ascii="Crimson Text Bold" w:hAnsi="Crimson Text Bold"/>
          <w:b w:val="0"/>
          <w:bCs w:val="0"/>
          <w:rtl w:val="0"/>
          <w:lang w:val="it-IT"/>
        </w:rPr>
        <w:t xml:space="preserve">3.1 Decoding Performance </w:t>
      </w:r>
    </w:p>
    <w:p>
      <w:pPr>
        <w:pStyle w:val="Body A"/>
        <w:rPr>
          <w:rStyle w:val="None"/>
          <w:color w:val="000000"/>
          <w:sz w:val="19"/>
          <w:lang w:val="en-US"/>
        </w:rPr>
      </w:pPr>
      <w:r>
        <w:rPr>
          <w:rStyle w:val="None"/>
          <w:rtl w:val="0"/>
          <w:lang w:val="en-US"/>
        </w:rPr>
        <w:t xml:space="preserve">We evaluate </w:t>
      </w:r>
      <w:r>
        <w:rPr>
          <w:rStyle w:val="None"/>
          <w:rtl w:val="0"/>
          <w:lang w:val="it-IT"/>
        </w:rPr>
        <w:t xml:space="preserve">our model </w:t>
      </w:r>
      <w:r>
        <w:rPr>
          <w:rStyle w:val="None"/>
          <w:rtl w:val="0"/>
          <w:lang w:val="en-US"/>
        </w:rPr>
        <w:t xml:space="preserve">against baseline algorithms using BLEU-1 to BLEU-4 and ROUGE-1 scores. BLEU-N (N = 1, 2, 3, 4) computes the n-gram overlap of candidate and reference texts, with higher scores indicating closer match; it is the product of a brevity penalty (BP) and the exponential of a weighted sum of log precision scores for n-gram orders, where each weight </w:t>
      </w:r>
      <m:oMath>
        <m:sSub>
          <m:e>
            <m:r>
              <w:rPr xmlns:w="http://schemas.openxmlformats.org/wordprocessingml/2006/main">
                <w:rFonts w:ascii="Cambria Math" w:hAnsi="Cambria Math"/>
                <w:i/>
                <w:color w:val="000000"/>
                <w:sz w:val="18"/>
                <w:szCs w:val="18"/>
              </w:rPr>
              <m:t>w</m:t>
            </m:r>
          </m:e>
          <m:sub>
            <m:r>
              <w:rPr xmlns:w="http://schemas.openxmlformats.org/wordprocessingml/2006/main">
                <w:rFonts w:ascii="Cambria Math" w:hAnsi="Cambria Math"/>
                <w:i/>
                <w:color w:val="000000"/>
                <w:sz w:val="18"/>
                <w:szCs w:val="18"/>
              </w:rPr>
              <m:t>n</m:t>
            </m:r>
          </m:sub>
        </m:sSub>
      </m:oMath>
      <w:r>
        <w:rPr>
          <w:rStyle w:val="None"/>
          <w:rtl w:val="0"/>
          <w:lang w:val="en-US"/>
        </w:rPr>
        <w:t xml:space="preserve"> scales the log ratio of clipped candidate n-gram counts to reference n-gram counts. </w:t>
      </w:r>
      <w:r>
        <w:rPr>
          <w:rStyle w:val="None"/>
          <w:rtl w:val="0"/>
          <w:lang w:val="it-IT"/>
        </w:rPr>
        <w:t xml:space="preserve"> [36]</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546"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color w:val="000000"/>
                <w:sz w:val="19"/>
              </w:rPr>
            </w:pPr>
            <m:oMathPara>
              <m:oMathParaPr>
                <m:jc m:val="left"/>
              </m:oMathParaPr>
              <m:oMath>
                <m:r>
                  <m:rPr>
                    <m:sty m:val="p"/>
                  </m:rPr>
                  <w:rPr xmlns:w="http://schemas.openxmlformats.org/wordprocessingml/2006/main">
                    <w:rFonts w:ascii="Cambria Math" w:hAnsi="Cambria Math"/>
                    <w:i/>
                    <w:color w:val="000000"/>
                    <w:sz w:val="18"/>
                    <w:szCs w:val="18"/>
                  </w:rPr>
                  <m:t>B</m:t>
                </m:r>
                <m:r>
                  <m:rPr>
                    <m:sty m:val="p"/>
                  </m:rPr>
                  <w:rPr xmlns:w="http://schemas.openxmlformats.org/wordprocessingml/2006/main">
                    <w:rFonts w:ascii="Cambria Math" w:hAnsi="Cambria Math"/>
                    <w:i/>
                    <w:color w:val="000000"/>
                    <w:sz w:val="18"/>
                    <w:szCs w:val="18"/>
                  </w:rPr>
                  <m:t>L</m:t>
                </m:r>
                <m:r>
                  <m:rPr>
                    <m:sty m:val="p"/>
                  </m:rPr>
                  <w:rPr xmlns:w="http://schemas.openxmlformats.org/wordprocessingml/2006/main">
                    <w:rFonts w:ascii="Cambria Math" w:hAnsi="Cambria Math"/>
                    <w:i/>
                    <w:color w:val="000000"/>
                    <w:sz w:val="18"/>
                    <w:szCs w:val="18"/>
                  </w:rPr>
                  <m:t>E</m:t>
                </m:r>
                <m:r>
                  <m:rPr>
                    <m:sty m:val="p"/>
                  </m:rPr>
                  <w:rPr xmlns:w="http://schemas.openxmlformats.org/wordprocessingml/2006/main">
                    <w:rFonts w:ascii="Cambria Math" w:hAnsi="Cambria Math"/>
                    <w:i/>
                    <w:color w:val="000000"/>
                    <w:sz w:val="18"/>
                    <w:szCs w:val="18"/>
                  </w:rPr>
                  <m:t>U</m:t>
                </m:r>
                <m:r>
                  <w:rPr xmlns:w="http://schemas.openxmlformats.org/wordprocessingml/2006/main">
                    <w:rFonts w:ascii="Cambria Math" w:hAnsi="Cambria Math"/>
                    <w:i/>
                    <w:color w:val="000000"/>
                    <w:sz w:val="18"/>
                    <w:szCs w:val="18"/>
                  </w:rPr>
                  <m:t>=</m:t>
                </m:r>
                <m:r>
                  <m:rPr>
                    <m:sty m:val="p"/>
                  </m:rPr>
                  <w:rPr xmlns:w="http://schemas.openxmlformats.org/wordprocessingml/2006/main">
                    <w:rFonts w:ascii="Cambria Math" w:hAnsi="Cambria Math"/>
                    <w:i/>
                    <w:color w:val="000000"/>
                    <w:sz w:val="18"/>
                    <w:szCs w:val="18"/>
                  </w:rPr>
                  <m:t>B</m:t>
                </m:r>
                <m:r>
                  <m:rPr>
                    <m:sty m:val="p"/>
                  </m:rPr>
                  <w:rPr xmlns:w="http://schemas.openxmlformats.org/wordprocessingml/2006/main">
                    <w:rFonts w:ascii="Cambria Math" w:hAnsi="Cambria Math"/>
                    <w:i/>
                    <w:color w:val="000000"/>
                    <w:sz w:val="18"/>
                    <w:szCs w:val="18"/>
                  </w:rPr>
                  <m:t>P</m:t>
                </m:r>
                <m:r>
                  <w:rPr xmlns:w="http://schemas.openxmlformats.org/wordprocessingml/2006/main">
                    <w:rFonts w:ascii="Cambria Math" w:hAnsi="Cambria Math"/>
                    <w:i/>
                    <w:color w:val="000000"/>
                    <w:sz w:val="18"/>
                    <w:szCs w:val="18"/>
                  </w:rPr>
                  <m:t>⋅</m:t>
                </m:r>
                <m:r>
                  <m:rPr>
                    <m:sty m:val="p"/>
                  </m:rPr>
                  <w:rPr xmlns:w="http://schemas.openxmlformats.org/wordprocessingml/2006/main">
                    <w:rFonts w:ascii="Cambria Math" w:hAnsi="Cambria Math"/>
                    <w:i/>
                    <w:color w:val="000000"/>
                    <w:sz w:val="18"/>
                    <w:szCs w:val="18"/>
                  </w:rPr>
                  <m:t>e</m:t>
                </m:r>
                <m:r>
                  <m:rPr>
                    <m:sty m:val="p"/>
                  </m:rPr>
                  <w:rPr xmlns:w="http://schemas.openxmlformats.org/wordprocessingml/2006/main">
                    <w:rFonts w:ascii="Cambria Math" w:hAnsi="Cambria Math"/>
                    <w:i/>
                    <w:color w:val="000000"/>
                    <w:sz w:val="18"/>
                    <w:szCs w:val="18"/>
                  </w:rPr>
                  <m:t>x</m:t>
                </m:r>
                <m:r>
                  <m:rPr>
                    <m:sty m:val="p"/>
                  </m:rPr>
                  <w:rPr xmlns:w="http://schemas.openxmlformats.org/wordprocessingml/2006/main">
                    <w:rFonts w:ascii="Cambria Math" w:hAnsi="Cambria Math"/>
                    <w:i/>
                    <w:color w:val="000000"/>
                    <w:sz w:val="18"/>
                    <w:szCs w:val="18"/>
                  </w:rPr>
                  <m:t>p</m:t>
                </m:r>
                <m:r>
                  <w:rPr xmlns:w="http://schemas.openxmlformats.org/wordprocessingml/2006/main">
                    <w:rFonts w:ascii="Cambria Math" w:hAnsi="Cambria Math"/>
                    <w:i/>
                    <w:color w:val="000000"/>
                    <w:sz w:val="18"/>
                    <w:szCs w:val="18"/>
                  </w:rPr>
                  <m:t>(</m:t>
                </m:r>
                <m:limUpp>
                  <m:e>
                    <m:limLow>
                      <m:e>
                        <m:r>
                          <w:rPr xmlns:w="http://schemas.openxmlformats.org/wordprocessingml/2006/main">
                            <w:rFonts w:ascii="Cambria Math" w:hAnsi="Cambria Math"/>
                            <w:i/>
                            <w:color w:val="000000"/>
                            <w:sz w:val="18"/>
                            <w:szCs w:val="18"/>
                          </w:rPr>
                          <m:t>∑</m:t>
                        </m:r>
                      </m:e>
                      <m:lim>
                        <m:r>
                          <w:rPr xmlns:w="http://schemas.openxmlformats.org/wordprocessingml/2006/main">
                            <w:rFonts w:ascii="Cambria Math" w:hAnsi="Cambria Math"/>
                            <w:i/>
                            <w:color w:val="000000"/>
                            <w:sz w:val="18"/>
                            <w:szCs w:val="18"/>
                          </w:rPr>
                          <m:t>n</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1</m:t>
                        </m:r>
                      </m:lim>
                    </m:limLow>
                  </m:e>
                  <m:lim>
                    <m:r>
                      <w:rPr xmlns:w="http://schemas.openxmlformats.org/wordprocessingml/2006/main">
                        <w:rFonts w:ascii="Cambria Math" w:hAnsi="Cambria Math"/>
                        <w:i/>
                        <w:color w:val="000000"/>
                        <w:sz w:val="18"/>
                        <w:szCs w:val="18"/>
                      </w:rPr>
                      <m:t>N</m:t>
                    </m:r>
                  </m:lim>
                </m:limUpp>
                <m:sSub>
                  <m:e>
                    <m:r>
                      <w:rPr xmlns:w="http://schemas.openxmlformats.org/wordprocessingml/2006/main">
                        <w:rFonts w:ascii="Cambria Math" w:hAnsi="Cambria Math"/>
                        <w:i/>
                        <w:color w:val="000000"/>
                        <w:sz w:val="18"/>
                        <w:szCs w:val="18"/>
                      </w:rPr>
                      <m:t>w</m:t>
                    </m:r>
                  </m:e>
                  <m:sub>
                    <m:r>
                      <w:rPr xmlns:w="http://schemas.openxmlformats.org/wordprocessingml/2006/main">
                        <w:rFonts w:ascii="Cambria Math" w:hAnsi="Cambria Math"/>
                        <w:i/>
                        <w:color w:val="000000"/>
                        <w:sz w:val="18"/>
                        <w:szCs w:val="18"/>
                      </w:rPr>
                      <m:t>n</m:t>
                    </m:r>
                  </m:sub>
                </m:sSub>
                <m:r>
                  <m:rPr>
                    <m:sty m:val="p"/>
                  </m:rPr>
                  <w:rPr xmlns:w="http://schemas.openxmlformats.org/wordprocessingml/2006/main">
                    <w:rFonts w:ascii="Cambria Math" w:hAnsi="Cambria Math"/>
                    <w:i/>
                    <w:color w:val="000000"/>
                    <w:sz w:val="18"/>
                    <w:szCs w:val="18"/>
                  </w:rPr>
                  <m:t>l</m:t>
                </m:r>
                <m:r>
                  <m:rPr>
                    <m:sty m:val="p"/>
                  </m:rPr>
                  <w:rPr xmlns:w="http://schemas.openxmlformats.org/wordprocessingml/2006/main">
                    <w:rFonts w:ascii="Cambria Math" w:hAnsi="Cambria Math"/>
                    <w:i/>
                    <w:color w:val="000000"/>
                    <w:sz w:val="18"/>
                    <w:szCs w:val="18"/>
                  </w:rPr>
                  <m:t>o</m:t>
                </m:r>
                <m:r>
                  <m:rPr>
                    <m:sty m:val="p"/>
                  </m:rPr>
                  <w:rPr xmlns:w="http://schemas.openxmlformats.org/wordprocessingml/2006/main">
                    <w:rFonts w:ascii="Cambria Math" w:hAnsi="Cambria Math"/>
                    <w:i/>
                    <w:color w:val="000000"/>
                    <w:sz w:val="18"/>
                    <w:szCs w:val="18"/>
                  </w:rPr>
                  <m:t>g</m:t>
                </m:r>
                <m:sSub>
                  <m:e>
                    <m:r>
                      <w:rPr xmlns:w="http://schemas.openxmlformats.org/wordprocessingml/2006/main">
                        <w:rFonts w:ascii="Cambria Math" w:hAnsi="Cambria Math"/>
                        <w:i/>
                        <w:color w:val="000000"/>
                        <w:sz w:val="18"/>
                        <w:szCs w:val="18"/>
                      </w:rPr>
                      <m:t>p</m:t>
                    </m:r>
                  </m:e>
                  <m:sub>
                    <m:r>
                      <w:rPr xmlns:w="http://schemas.openxmlformats.org/wordprocessingml/2006/main">
                        <w:rFonts w:ascii="Cambria Math" w:hAnsi="Cambria Math"/>
                        <w:i/>
                        <w:color w:val="000000"/>
                        <w:sz w:val="18"/>
                        <w:szCs w:val="18"/>
                      </w:rPr>
                      <m:t>n</m:t>
                    </m:r>
                  </m:sub>
                </m:sSub>
                <m:r>
                  <w:rPr xmlns:w="http://schemas.openxmlformats.org/wordprocessingml/2006/main">
                    <w:rFonts w:ascii="Cambria Math" w:hAnsi="Cambria Math"/>
                    <w:i/>
                    <w:color w:val="000000"/>
                    <w:sz w:val="18"/>
                    <w:szCs w:val="18"/>
                  </w:rPr>
                  <m:t>)</m:t>
                </m:r>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rStyle w:val="None"/>
                <w:sz w:val="18"/>
                <w:szCs w:val="18"/>
                <w:rtl w:val="0"/>
                <w:lang w:val="it-IT"/>
              </w:rPr>
              <w:t>(22)</w:t>
            </w:r>
          </w:p>
        </w:tc>
      </w:tr>
    </w:tbl>
    <w:p>
      <w:pPr>
        <w:pStyle w:val="Body A"/>
      </w:pPr>
    </w:p>
    <w:p>
      <w:pPr>
        <w:pStyle w:val="Body A"/>
      </w:pPr>
      <w:r>
        <w:rPr>
          <w:rStyle w:val="None"/>
          <w:rtl w:val="0"/>
          <w:lang w:val="en-US"/>
        </w:rPr>
        <w:t>In addition, we report the ROUGE-</w:t>
      </w:r>
      <w:r>
        <w:rPr>
          <w:rStyle w:val="None"/>
          <w:rtl w:val="0"/>
          <w:lang w:val="it-IT"/>
        </w:rPr>
        <w:t>L</w:t>
      </w:r>
      <w:r>
        <w:rPr>
          <w:rStyle w:val="None"/>
          <w:rtl w:val="0"/>
          <w:lang w:val="en-US"/>
        </w:rPr>
        <w:t xml:space="preserve">1 F1 score </w:t>
      </w:r>
      <w:r>
        <w:rPr>
          <w:rStyle w:val="None"/>
          <w:rtl w:val="0"/>
          <w:lang w:val="it-IT"/>
        </w:rPr>
        <w:t>(</w:t>
      </w:r>
      <w:r>
        <w:rPr>
          <w:rStyle w:val="None"/>
          <w:rtl w:val="0"/>
          <w:lang w:val="en-US"/>
        </w:rPr>
        <w:t>Longest Common Subsequence</w:t>
      </w:r>
      <w:r>
        <w:rPr>
          <w:rStyle w:val="None"/>
          <w:rtl w:val="0"/>
          <w:lang w:val="en-US"/>
        </w:rPr>
        <w:t>–</w:t>
      </w:r>
      <w:r>
        <w:rPr>
          <w:rStyle w:val="None"/>
          <w:rtl w:val="0"/>
          <w:lang w:val="en-US"/>
        </w:rPr>
        <w:t>based varian</w:t>
      </w:r>
      <w:r>
        <w:rPr>
          <w:rStyle w:val="None"/>
          <w:rtl w:val="0"/>
          <w:lang w:val="it-IT"/>
        </w:rPr>
        <w:t>t), capturing</w:t>
      </w:r>
      <w:r>
        <w:rPr>
          <w:rStyle w:val="None"/>
          <w:rtl w:val="0"/>
          <w:lang w:val="en-US"/>
        </w:rPr>
        <w:t xml:space="preserve"> the longest in</w:t>
      </w:r>
      <w:r>
        <w:rPr>
          <w:rStyle w:val="None"/>
          <w:rtl w:val="0"/>
          <w:lang w:val="en-US"/>
        </w:rPr>
        <w:t>‐</w:t>
      </w:r>
      <w:r>
        <w:rPr>
          <w:rStyle w:val="None"/>
          <w:rtl w:val="0"/>
          <w:lang w:val="en-US"/>
        </w:rPr>
        <w:t>sequence overlap between generated and reference texts.</w:t>
      </w:r>
      <w:r>
        <w:rPr>
          <w:rStyle w:val="None"/>
          <w:rtl w:val="0"/>
          <w:lang w:val="it-IT"/>
        </w:rPr>
        <w:t xml:space="preserve"> Reporting the F1 </w:t>
      </w:r>
      <w:r>
        <w:rPr>
          <w:rStyle w:val="None"/>
          <w:rtl w:val="0"/>
          <w:lang w:val="en-US"/>
        </w:rPr>
        <w:t>precision</w:t>
      </w:r>
      <w:r>
        <w:rPr>
          <w:rStyle w:val="None"/>
          <w:rtl w:val="0"/>
          <w:lang w:val="it-IT"/>
        </w:rPr>
        <w:t xml:space="preserve"> score of generations compared to the </w:t>
      </w:r>
      <w:r>
        <w:rPr>
          <w:rStyle w:val="None"/>
          <w:rtl w:val="0"/>
          <w:lang w:val="en-US"/>
        </w:rPr>
        <w:t>ground truth</w:t>
      </w:r>
      <w:r>
        <w:rPr>
          <w:rStyle w:val="None"/>
          <w:rtl w:val="0"/>
          <w:lang w:val="it-IT"/>
        </w:rPr>
        <w:t>.[37]</w:t>
      </w:r>
    </w:p>
    <w:tbl>
      <w:tblPr>
        <w:tblW w:w="688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426"/>
        <w:gridCol w:w="463"/>
      </w:tblGrid>
      <w:tr>
        <w:tblPrEx>
          <w:shd w:val="clear" w:color="auto" w:fill="d0ddef"/>
        </w:tblPrEx>
        <w:trPr>
          <w:trHeight w:val="1309" w:hRule="atLeast"/>
        </w:trPr>
        <w:tc>
          <w:tcPr>
            <w:tcW w:type="dxa" w:w="6426"/>
            <w:tcBorders>
              <w:top w:val="nil"/>
              <w:left w:val="nil"/>
              <w:bottom w:val="nil"/>
              <w:right w:val="nil"/>
            </w:tcBorders>
            <w:shd w:val="clear" w:color="auto" w:fill="auto"/>
            <w:tcMar>
              <w:top w:type="dxa" w:w="80"/>
              <w:left w:type="dxa" w:w="80"/>
              <w:bottom w:type="dxa" w:w="80"/>
              <w:right w:type="dxa" w:w="80"/>
            </w:tcMar>
            <w:vAlign w:val="center"/>
          </w:tcPr>
          <w:p>
            <w:pPr>
              <w:pStyle w:val="Body A"/>
              <w:rPr>
                <w:rStyle w:val="None"/>
                <w:color w:val="000000"/>
                <w:sz w:val="19"/>
                <w:szCs w:val="19"/>
              </w:rPr>
            </w:pPr>
            <m:oMathPara>
              <m:oMathParaPr>
                <m:jc m:val="left"/>
              </m:oMathParaPr>
              <m:oMath>
                <m:sSub>
                  <m:e>
                    <m:r>
                      <w:rPr xmlns:w="http://schemas.openxmlformats.org/wordprocessingml/2006/main">
                        <w:rFonts w:ascii="Cambria Math" w:hAnsi="Cambria Math"/>
                        <w:i/>
                        <w:color w:val="000000"/>
                        <w:sz w:val="18"/>
                        <w:szCs w:val="18"/>
                      </w:rPr>
                      <m:t>P</m:t>
                    </m:r>
                  </m:e>
                  <m:sub>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m:rPr>
                        <m:sty m:val="p"/>
                      </m:rPr>
                      <w:rPr xmlns:w="http://schemas.openxmlformats.org/wordprocessingml/2006/main">
                        <w:rFonts w:ascii="Cambria Math" w:hAnsi="Cambria Math"/>
                        <w:i/>
                        <w:color w:val="000000"/>
                        <w:sz w:val="18"/>
                        <w:szCs w:val="18"/>
                      </w:rPr>
                      <m:t>LCS</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m:t>
                    </m:r>
                  </m:num>
                  <m:den>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m:t>
                    </m:r>
                  </m:den>
                </m:f>
              </m:oMath>
            </m:oMathPara>
          </w:p>
          <w:p>
            <w:pPr>
              <w:pStyle w:val="Body A"/>
              <w:rPr>
                <w:rStyle w:val="None"/>
                <w:color w:val="000000"/>
                <w:sz w:val="19"/>
                <w:szCs w:val="19"/>
              </w:rPr>
            </w:pPr>
            <m:oMathPara>
              <m:oMathParaPr>
                <m:jc m:val="left"/>
              </m:oMathParaPr>
              <m:oMath>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m:rPr>
                        <m:sty m:val="p"/>
                      </m:rPr>
                      <w:rPr xmlns:w="http://schemas.openxmlformats.org/wordprocessingml/2006/main">
                        <w:rFonts w:ascii="Cambria Math" w:hAnsi="Cambria Math"/>
                        <w:i/>
                        <w:color w:val="000000"/>
                        <w:sz w:val="18"/>
                        <w:szCs w:val="18"/>
                      </w:rPr>
                      <m:t>LCS</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C</m:t>
                    </m:r>
                    <m:r>
                      <w:rPr xmlns:w="http://schemas.openxmlformats.org/wordprocessingml/2006/main">
                        <w:rFonts w:ascii="Cambria Math" w:hAnsi="Cambria Math"/>
                        <w:i/>
                        <w:color w:val="000000"/>
                        <w:sz w:val="18"/>
                        <w:szCs w:val="18"/>
                      </w:rPr>
                      <m:t>)</m:t>
                    </m:r>
                  </m:num>
                  <m:den>
                    <m:r>
                      <w:rPr xmlns:w="http://schemas.openxmlformats.org/wordprocessingml/2006/main">
                        <w:rFonts w:ascii="Cambria Math" w:hAnsi="Cambria Math"/>
                        <w:i/>
                        <w:color w:val="000000"/>
                        <w:sz w:val="18"/>
                        <w:szCs w:val="18"/>
                      </w:rPr>
                      <m:t>|</m:t>
                    </m:r>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m:t>
                    </m:r>
                  </m:den>
                </m:f>
              </m:oMath>
            </m:oMathPara>
          </w:p>
          <w:p>
            <w:pPr>
              <w:pStyle w:val="Body A"/>
              <w:rPr>
                <w:color w:val="000000"/>
                <w:sz w:val="19"/>
              </w:rPr>
            </w:pPr>
            <m:oMathPara>
              <m:oMathParaPr>
                <m:jc m:val="left"/>
              </m:oMathParaPr>
              <m:oMath>
                <m:r>
                  <w:rPr xmlns:w="http://schemas.openxmlformats.org/wordprocessingml/2006/main">
                    <w:rFonts w:ascii="Cambria Math" w:hAnsi="Cambria Math"/>
                    <w:i/>
                    <w:color w:val="000000"/>
                    <w:sz w:val="18"/>
                    <w:szCs w:val="18"/>
                  </w:rPr>
                  <m:t>R</m:t>
                </m:r>
                <m:r>
                  <w:rPr xmlns:w="http://schemas.openxmlformats.org/wordprocessingml/2006/main">
                    <w:rFonts w:ascii="Cambria Math" w:hAnsi="Cambria Math"/>
                    <w:i/>
                    <w:color w:val="000000"/>
                    <w:sz w:val="18"/>
                    <w:szCs w:val="18"/>
                  </w:rPr>
                  <m:t>O</m:t>
                </m:r>
                <m:r>
                  <w:rPr xmlns:w="http://schemas.openxmlformats.org/wordprocessingml/2006/main">
                    <w:rFonts w:ascii="Cambria Math" w:hAnsi="Cambria Math"/>
                    <w:i/>
                    <w:color w:val="000000"/>
                    <w:sz w:val="18"/>
                    <w:szCs w:val="18"/>
                  </w:rPr>
                  <m:t>U</m:t>
                </m:r>
                <m:r>
                  <w:rPr xmlns:w="http://schemas.openxmlformats.org/wordprocessingml/2006/main">
                    <w:rFonts w:ascii="Cambria Math" w:hAnsi="Cambria Math"/>
                    <w:i/>
                    <w:color w:val="000000"/>
                    <w:sz w:val="18"/>
                    <w:szCs w:val="18"/>
                  </w:rPr>
                  <m:t>G</m:t>
                </m:r>
                <m:r>
                  <w:rPr xmlns:w="http://schemas.openxmlformats.org/wordprocessingml/2006/main">
                    <w:rFonts w:ascii="Cambria Math" w:hAnsi="Cambria Math"/>
                    <w:i/>
                    <w:color w:val="000000"/>
                    <w:sz w:val="18"/>
                    <w:szCs w:val="18"/>
                  </w:rPr>
                  <m:t>E</m:t>
                </m:r>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L</m:t>
                    </m:r>
                  </m:e>
                  <m:sub>
                    <m:r>
                      <w:rPr xmlns:w="http://schemas.openxmlformats.org/wordprocessingml/2006/main">
                        <w:rFonts w:ascii="Cambria Math" w:hAnsi="Cambria Math"/>
                        <w:i/>
                        <w:color w:val="000000"/>
                        <w:sz w:val="18"/>
                        <w:szCs w:val="18"/>
                      </w:rPr>
                      <m:t>F</m:t>
                    </m:r>
                    <m:r>
                      <w:rPr xmlns:w="http://schemas.openxmlformats.org/wordprocessingml/2006/main">
                        <w:rFonts w:ascii="Cambria Math" w:hAnsi="Cambria Math"/>
                        <w:i/>
                        <w:color w:val="000000"/>
                        <w:sz w:val="18"/>
                        <w:szCs w:val="18"/>
                      </w:rPr>
                      <m:t>1</m:t>
                    </m:r>
                  </m:sub>
                </m:sSub>
                <m:r>
                  <w:rPr xmlns:w="http://schemas.openxmlformats.org/wordprocessingml/2006/main">
                    <w:rFonts w:ascii="Cambria Math" w:hAnsi="Cambria Math"/>
                    <w:i/>
                    <w:color w:val="000000"/>
                    <w:sz w:val="18"/>
                    <w:szCs w:val="18"/>
                  </w:rPr>
                  <m:t>=</m:t>
                </m:r>
                <m:f>
                  <m:fPr>
                    <m:ctrlPr>
                      <w:rPr xmlns:w="http://schemas.openxmlformats.org/wordprocessingml/2006/main">
                        <w:rFonts w:ascii="Cambria Math" w:hAnsi="Cambria Math"/>
                        <w:i/>
                        <w:color w:val="000000"/>
                        <w:sz w:val="18"/>
                        <w:szCs w:val="18"/>
                      </w:rPr>
                    </m:ctrlPr>
                    <m:type m:val="bar"/>
                  </m:fPr>
                  <m:num>
                    <m:r>
                      <w:rPr xmlns:w="http://schemas.openxmlformats.org/wordprocessingml/2006/main">
                        <w:rFonts w:ascii="Cambria Math" w:hAnsi="Cambria Math"/>
                        <w:i/>
                        <w:color w:val="000000"/>
                        <w:sz w:val="18"/>
                        <w:szCs w:val="18"/>
                      </w:rPr>
                      <m:t>2</m:t>
                    </m:r>
                    <m:sSub>
                      <m:e>
                        <m:r>
                          <w:rPr xmlns:w="http://schemas.openxmlformats.org/wordprocessingml/2006/main">
                            <w:rFonts w:ascii="Cambria Math" w:hAnsi="Cambria Math"/>
                            <w:i/>
                            <w:color w:val="000000"/>
                            <w:sz w:val="18"/>
                            <w:szCs w:val="18"/>
                          </w:rPr>
                          <m:t>P</m:t>
                        </m:r>
                      </m:e>
                      <m:sub>
                        <m:r>
                          <w:rPr xmlns:w="http://schemas.openxmlformats.org/wordprocessingml/2006/main">
                            <w:rFonts w:ascii="Cambria Math" w:hAnsi="Cambria Math"/>
                            <w:i/>
                            <w:color w:val="000000"/>
                            <w:sz w:val="18"/>
                            <w:szCs w:val="18"/>
                          </w:rPr>
                          <m:t>L</m:t>
                        </m:r>
                      </m:sub>
                    </m:sSub>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L</m:t>
                        </m:r>
                      </m:sub>
                    </m:sSub>
                  </m:num>
                  <m:den>
                    <m:sSub>
                      <m:e>
                        <m:r>
                          <w:rPr xmlns:w="http://schemas.openxmlformats.org/wordprocessingml/2006/main">
                            <w:rFonts w:ascii="Cambria Math" w:hAnsi="Cambria Math"/>
                            <w:i/>
                            <w:color w:val="000000"/>
                            <w:sz w:val="18"/>
                            <w:szCs w:val="18"/>
                          </w:rPr>
                          <m:t>P</m:t>
                        </m:r>
                      </m:e>
                      <m:sub>
                        <m:r>
                          <w:rPr xmlns:w="http://schemas.openxmlformats.org/wordprocessingml/2006/main">
                            <w:rFonts w:ascii="Cambria Math" w:hAnsi="Cambria Math"/>
                            <w:i/>
                            <w:color w:val="000000"/>
                            <w:sz w:val="18"/>
                            <w:szCs w:val="18"/>
                          </w:rPr>
                          <m:t>L</m:t>
                        </m:r>
                      </m:sub>
                    </m:sSub>
                    <m:r>
                      <w:rPr xmlns:w="http://schemas.openxmlformats.org/wordprocessingml/2006/main">
                        <w:rFonts w:ascii="Cambria Math" w:hAnsi="Cambria Math"/>
                        <w:i/>
                        <w:color w:val="000000"/>
                        <w:sz w:val="18"/>
                        <w:szCs w:val="18"/>
                      </w:rPr>
                      <m:t>+</m:t>
                    </m:r>
                    <m:sSub>
                      <m:e>
                        <m:r>
                          <w:rPr xmlns:w="http://schemas.openxmlformats.org/wordprocessingml/2006/main">
                            <w:rFonts w:ascii="Cambria Math" w:hAnsi="Cambria Math"/>
                            <w:i/>
                            <w:color w:val="000000"/>
                            <w:sz w:val="18"/>
                            <w:szCs w:val="18"/>
                          </w:rPr>
                          <m:t>R</m:t>
                        </m:r>
                      </m:e>
                      <m:sub>
                        <m:r>
                          <w:rPr xmlns:w="http://schemas.openxmlformats.org/wordprocessingml/2006/main">
                            <w:rFonts w:ascii="Cambria Math" w:hAnsi="Cambria Math"/>
                            <w:i/>
                            <w:color w:val="000000"/>
                            <w:sz w:val="18"/>
                            <w:szCs w:val="18"/>
                          </w:rPr>
                          <m:t>L</m:t>
                        </m:r>
                      </m:sub>
                    </m:sSub>
                  </m:den>
                </m:f>
              </m:oMath>
            </m:oMathPara>
          </w:p>
        </w:tc>
        <w:tc>
          <w:tcPr>
            <w:tcW w:type="dxa" w:w="462"/>
            <w:tcBorders>
              <w:top w:val="nil"/>
              <w:left w:val="nil"/>
              <w:bottom w:val="nil"/>
              <w:right w:val="nil"/>
            </w:tcBorders>
            <w:shd w:val="clear" w:color="auto" w:fill="auto"/>
            <w:tcMar>
              <w:top w:type="dxa" w:w="80"/>
              <w:left w:type="dxa" w:w="80"/>
              <w:bottom w:type="dxa" w:w="80"/>
              <w:right w:type="dxa" w:w="80"/>
            </w:tcMar>
            <w:vAlign w:val="center"/>
          </w:tcPr>
          <w:p>
            <w:pPr>
              <w:pStyle w:val="Body A"/>
            </w:pPr>
            <w:r>
              <w:rPr>
                <w:rStyle w:val="None"/>
                <w:sz w:val="18"/>
                <w:szCs w:val="18"/>
                <w:rtl w:val="0"/>
                <w:lang w:val="it-IT"/>
              </w:rPr>
              <w:t>(23)</w:t>
            </w:r>
          </w:p>
        </w:tc>
      </w:tr>
    </w:tbl>
    <w:p>
      <w:pPr>
        <w:pStyle w:val="abstract"/>
        <w:ind w:firstLine="283"/>
        <w:rPr>
          <w:rFonts w:ascii="Crimson Text Regular" w:cs="Crimson Text Regular" w:hAnsi="Crimson Text Regular" w:eastAsia="Crimson Text Regular"/>
          <w:sz w:val="16"/>
          <w:szCs w:val="16"/>
        </w:rPr>
      </w:pPr>
    </w:p>
    <w:p>
      <w:pPr>
        <w:pStyle w:val="Body A"/>
      </w:pPr>
      <w:r>
        <w:rPr>
          <w:rStyle w:val="None"/>
          <w:rtl w:val="0"/>
          <w:lang w:val="en-US"/>
        </w:rPr>
        <w:t>Decoding imagined speech from EEG</w:t>
      </w:r>
      <w:r>
        <w:rPr>
          <w:rStyle w:val="None"/>
          <w:rtl w:val="0"/>
          <w:lang w:val="it-IT"/>
        </w:rPr>
        <w:t>, however,</w:t>
      </w:r>
      <w:r>
        <w:rPr>
          <w:rStyle w:val="None"/>
          <w:rtl w:val="0"/>
          <w:lang w:val="en-US"/>
        </w:rPr>
        <w:t xml:space="preserve"> remains a challenging task due to the absence of perceptual information and internally represented speech generation. Most of the existing work has focused on classification-based imagined speech decoding, where the model classifies sentences or words</w:t>
      </w:r>
      <w:r>
        <w:rPr>
          <w:rStyle w:val="None"/>
          <w:rtl w:val="0"/>
          <w:lang w:val="it-IT"/>
        </w:rPr>
        <w:t xml:space="preserve"> </w:t>
      </w:r>
      <w:r>
        <w:rPr>
          <w:rStyle w:val="None"/>
          <w:rtl w:val="0"/>
          <w:lang w:val="en-US"/>
        </w:rPr>
        <w:t>from a limited vocabulary,</w:t>
      </w:r>
      <w:r>
        <w:rPr>
          <w:rStyle w:val="None"/>
          <w:rtl w:val="0"/>
          <w:lang w:val="it-IT"/>
        </w:rPr>
        <w:t xml:space="preserve"> as visualized in </w:t>
      </w:r>
      <w:r>
        <w:rPr>
          <w:rStyle w:val="None"/>
          <w:i w:val="1"/>
          <w:iCs w:val="1"/>
          <w:rtl w:val="0"/>
          <w:lang w:val="it-IT"/>
        </w:rPr>
        <w:t>Table 4</w:t>
      </w:r>
      <w:r>
        <w:rPr>
          <w:rStyle w:val="None"/>
          <w:rtl w:val="0"/>
          <w:lang w:val="en-US"/>
        </w:rPr>
        <w:t xml:space="preserve">. </w:t>
      </w:r>
    </w:p>
    <w:p>
      <w:pPr>
        <w:pStyle w:val="Body A"/>
      </w:pPr>
    </w:p>
    <w:p>
      <w:pPr>
        <w:pStyle w:val="Body A"/>
      </w:pPr>
      <w:r>
        <w:rPr>
          <w:rStyle w:val="None"/>
          <w:rFonts w:ascii="Crimson Text Bold" w:hAnsi="Crimson Text Bold"/>
          <w:rtl w:val="0"/>
          <w:lang w:val="it-IT"/>
        </w:rPr>
        <w:t xml:space="preserve">Table </w:t>
      </w:r>
      <w:r>
        <w:rPr>
          <w:rStyle w:val="None"/>
          <w:rFonts w:ascii="Crimson Text Bold" w:hAnsi="Crimson Text Bold"/>
          <w:rtl w:val="0"/>
          <w:lang w:val="it-IT"/>
        </w:rPr>
        <w:t>4</w:t>
      </w:r>
      <w:r>
        <w:rPr>
          <w:rStyle w:val="None"/>
          <w:rFonts w:ascii="Crimson Text Bold" w:hAnsi="Crimson Text Bold"/>
          <w:rtl w:val="0"/>
          <w:lang w:val="it-IT"/>
        </w:rPr>
        <w:t>.</w:t>
      </w:r>
      <w:r>
        <w:rPr>
          <w:rStyle w:val="None"/>
          <w:rtl w:val="0"/>
          <w:lang w:val="it-IT"/>
        </w:rPr>
        <w:t xml:space="preserve"> Classification Table</w:t>
      </w:r>
    </w:p>
    <w:p>
      <w:pPr>
        <w:pStyle w:val="Body A"/>
      </w:pPr>
    </w:p>
    <w:tbl>
      <w:tblPr>
        <w:tblW w:w="689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117"/>
        <w:gridCol w:w="1087"/>
        <w:gridCol w:w="1223"/>
        <w:gridCol w:w="1192"/>
        <w:gridCol w:w="1273"/>
      </w:tblGrid>
      <w:tr>
        <w:tblPrEx>
          <w:shd w:val="clear" w:color="auto" w:fill="d0ddef"/>
        </w:tblPrEx>
        <w:trPr>
          <w:trHeight w:val="455" w:hRule="atLeast"/>
        </w:trPr>
        <w:tc>
          <w:tcPr>
            <w:tcW w:type="dxa" w:w="2117"/>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Model</w:t>
            </w:r>
          </w:p>
        </w:tc>
        <w:tc>
          <w:tcPr>
            <w:tcW w:type="dxa" w:w="1087"/>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Dataset</w:t>
            </w:r>
          </w:p>
        </w:tc>
        <w:tc>
          <w:tcPr>
            <w:tcW w:type="dxa" w:w="1222"/>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BLEU-1</w:t>
            </w:r>
            <w:r>
              <w:rPr>
                <w:rStyle w:val="None"/>
                <w:b w:val="1"/>
                <w:bCs w:val="1"/>
                <w:sz w:val="18"/>
                <w:szCs w:val="18"/>
                <w:shd w:val="nil" w:color="auto" w:fill="auto"/>
                <w:rtl w:val="0"/>
                <w:lang w:val="it-IT"/>
              </w:rPr>
              <w:t xml:space="preserve"> (%)</w:t>
            </w:r>
          </w:p>
        </w:tc>
        <w:tc>
          <w:tcPr>
            <w:tcW w:type="dxa" w:w="1191"/>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BLEU-4</w:t>
            </w:r>
            <w:r>
              <w:rPr>
                <w:rStyle w:val="None"/>
                <w:b w:val="1"/>
                <w:bCs w:val="1"/>
                <w:sz w:val="18"/>
                <w:szCs w:val="18"/>
                <w:shd w:val="nil" w:color="auto" w:fill="auto"/>
                <w:rtl w:val="0"/>
                <w:lang w:val="it-IT"/>
              </w:rPr>
              <w:t xml:space="preserve"> (%)</w:t>
            </w:r>
          </w:p>
        </w:tc>
        <w:tc>
          <w:tcPr>
            <w:tcW w:type="dxa" w:w="1272"/>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ROUGE-</w:t>
            </w:r>
            <w:r>
              <w:rPr>
                <w:rStyle w:val="None"/>
                <w:b w:val="1"/>
                <w:bCs w:val="1"/>
                <w:sz w:val="18"/>
                <w:szCs w:val="18"/>
                <w:shd w:val="nil" w:color="auto" w:fill="auto"/>
                <w:rtl w:val="0"/>
                <w:lang w:val="it-IT"/>
              </w:rPr>
              <w:t>L F1 (%)</w:t>
            </w:r>
          </w:p>
        </w:tc>
      </w:tr>
      <w:tr>
        <w:tblPrEx>
          <w:shd w:val="clear" w:color="auto" w:fill="d0ddef"/>
        </w:tblPrEx>
        <w:trPr>
          <w:trHeight w:val="210" w:hRule="atLeast"/>
        </w:trPr>
        <w:tc>
          <w:tcPr>
            <w:tcW w:type="dxa" w:w="2117"/>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Amrani et al. (2023)</w:t>
            </w:r>
          </w:p>
        </w:tc>
        <w:tc>
          <w:tcPr>
            <w:tcW w:type="dxa" w:w="1087"/>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ZuCo</w:t>
            </w:r>
          </w:p>
        </w:tc>
        <w:tc>
          <w:tcPr>
            <w:tcW w:type="dxa" w:w="1222"/>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42.75</w:t>
            </w:r>
          </w:p>
        </w:tc>
        <w:tc>
          <w:tcPr>
            <w:tcW w:type="dxa" w:w="1191"/>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9</w:t>
            </w:r>
          </w:p>
        </w:tc>
        <w:tc>
          <w:tcPr>
            <w:tcW w:type="dxa" w:w="1272"/>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33.2</w:t>
            </w:r>
          </w:p>
        </w:tc>
      </w:tr>
      <w:tr>
        <w:tblPrEx>
          <w:shd w:val="clear" w:color="auto" w:fill="d0ddef"/>
        </w:tblPrEx>
        <w:trPr>
          <w:trHeight w:val="452" w:hRule="atLeast"/>
        </w:trPr>
        <w:tc>
          <w:tcPr>
            <w:tcW w:type="dxa" w:w="211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Wang et al. (2024, CET-MAE)</w:t>
            </w:r>
          </w:p>
        </w:tc>
        <w:tc>
          <w:tcPr>
            <w:tcW w:type="dxa" w:w="108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ZuCo</w:t>
            </w:r>
          </w:p>
        </w:tc>
        <w:tc>
          <w:tcPr>
            <w:tcW w:type="dxa" w:w="122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42.09</w:t>
            </w:r>
          </w:p>
        </w:tc>
        <w:tc>
          <w:tcPr>
            <w:tcW w:type="dxa" w:w="119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8.99</w:t>
            </w:r>
          </w:p>
        </w:tc>
        <w:tc>
          <w:tcPr>
            <w:tcW w:type="dxa" w:w="12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32.61</w:t>
            </w:r>
          </w:p>
        </w:tc>
      </w:tr>
      <w:tr>
        <w:tblPrEx>
          <w:shd w:val="clear" w:color="auto" w:fill="d0ddef"/>
        </w:tblPrEx>
        <w:trPr>
          <w:trHeight w:val="452" w:hRule="atLeast"/>
        </w:trPr>
        <w:tc>
          <w:tcPr>
            <w:tcW w:type="dxa" w:w="211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EEG2Text (Conv-Transformer)</w:t>
            </w:r>
          </w:p>
        </w:tc>
        <w:tc>
          <w:tcPr>
            <w:tcW w:type="dxa" w:w="108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ZuCo</w:t>
            </w:r>
          </w:p>
        </w:tc>
        <w:tc>
          <w:tcPr>
            <w:tcW w:type="dxa" w:w="122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40.0</w:t>
            </w:r>
          </w:p>
        </w:tc>
        <w:tc>
          <w:tcPr>
            <w:tcW w:type="dxa" w:w="119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8.2</w:t>
            </w:r>
          </w:p>
        </w:tc>
        <w:tc>
          <w:tcPr>
            <w:tcW w:type="dxa" w:w="12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32.5</w:t>
            </w:r>
          </w:p>
        </w:tc>
      </w:tr>
      <w:tr>
        <w:tblPrEx>
          <w:shd w:val="clear" w:color="auto" w:fill="d0ddef"/>
        </w:tblPrEx>
        <w:trPr>
          <w:trHeight w:val="212" w:hRule="atLeast"/>
        </w:trPr>
        <w:tc>
          <w:tcPr>
            <w:tcW w:type="dxa" w:w="211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EEG2Text (+ Pre-training)</w:t>
            </w:r>
          </w:p>
        </w:tc>
        <w:tc>
          <w:tcPr>
            <w:tcW w:type="dxa" w:w="108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ZuCo</w:t>
            </w:r>
          </w:p>
        </w:tc>
        <w:tc>
          <w:tcPr>
            <w:tcW w:type="dxa" w:w="122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44.5</w:t>
            </w:r>
          </w:p>
        </w:tc>
        <w:tc>
          <w:tcPr>
            <w:tcW w:type="dxa" w:w="119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11.7</w:t>
            </w:r>
          </w:p>
        </w:tc>
        <w:tc>
          <w:tcPr>
            <w:tcW w:type="dxa" w:w="12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34.1</w:t>
            </w:r>
          </w:p>
        </w:tc>
      </w:tr>
      <w:tr>
        <w:tblPrEx>
          <w:shd w:val="clear" w:color="auto" w:fill="d0ddef"/>
        </w:tblPrEx>
        <w:trPr>
          <w:trHeight w:val="452" w:hRule="atLeast"/>
        </w:trPr>
        <w:tc>
          <w:tcPr>
            <w:tcW w:type="dxa" w:w="211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EEG2Text (+ Multi-View Transformer)</w:t>
            </w:r>
          </w:p>
        </w:tc>
        <w:tc>
          <w:tcPr>
            <w:tcW w:type="dxa" w:w="108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ZuCo</w:t>
            </w:r>
          </w:p>
        </w:tc>
        <w:tc>
          <w:tcPr>
            <w:tcW w:type="dxa" w:w="122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45.2</w:t>
            </w:r>
          </w:p>
        </w:tc>
        <w:tc>
          <w:tcPr>
            <w:tcW w:type="dxa" w:w="119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14.1</w:t>
            </w:r>
          </w:p>
        </w:tc>
        <w:tc>
          <w:tcPr>
            <w:tcW w:type="dxa" w:w="12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34.2</w:t>
            </w:r>
          </w:p>
        </w:tc>
      </w:tr>
      <w:tr>
        <w:tblPrEx>
          <w:shd w:val="clear" w:color="auto" w:fill="d0ddef"/>
        </w:tblPrEx>
        <w:trPr>
          <w:trHeight w:val="217" w:hRule="atLeast"/>
        </w:trPr>
        <w:tc>
          <w:tcPr>
            <w:tcW w:type="dxa" w:w="2117"/>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shd w:val="nil" w:color="auto" w:fill="auto"/>
                <w:rtl w:val="0"/>
                <w:lang w:val="en-US"/>
              </w:rPr>
              <w:t>Ours (EEG-BART)</w:t>
            </w:r>
          </w:p>
        </w:tc>
        <w:tc>
          <w:tcPr>
            <w:tcW w:type="dxa" w:w="1087"/>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shd w:val="nil" w:color="auto" w:fill="auto"/>
                <w:rtl w:val="0"/>
                <w:lang w:val="en-US"/>
              </w:rPr>
              <w:t>Chisco</w:t>
            </w:r>
          </w:p>
        </w:tc>
        <w:tc>
          <w:tcPr>
            <w:tcW w:type="dxa" w:w="1222"/>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shd w:val="nil" w:color="auto" w:fill="auto"/>
                <w:rtl w:val="0"/>
                <w:lang w:val="en-US"/>
              </w:rPr>
              <w:t>49.6</w:t>
            </w:r>
          </w:p>
        </w:tc>
        <w:tc>
          <w:tcPr>
            <w:tcW w:type="dxa" w:w="1191"/>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shd w:val="nil" w:color="auto" w:fill="auto"/>
                <w:rtl w:val="0"/>
                <w:lang w:val="en-US"/>
              </w:rPr>
              <w:t>14.3</w:t>
            </w:r>
          </w:p>
        </w:tc>
        <w:tc>
          <w:tcPr>
            <w:tcW w:type="dxa" w:w="1272"/>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shd w:val="nil" w:color="auto" w:fill="auto"/>
                <w:rtl w:val="0"/>
                <w:lang w:val="en-US"/>
              </w:rPr>
              <w:t>36.7</w:t>
            </w:r>
          </w:p>
        </w:tc>
      </w:tr>
    </w:tbl>
    <w:p>
      <w:pPr>
        <w:pStyle w:val="Body A"/>
      </w:pPr>
    </w:p>
    <w:p>
      <w:pPr>
        <w:pStyle w:val="Body A"/>
      </w:pPr>
    </w:p>
    <w:p>
      <w:pPr>
        <w:pStyle w:val="Body A"/>
      </w:pPr>
      <w:r>
        <w:rPr>
          <w:rStyle w:val="None"/>
          <w:rtl w:val="0"/>
          <w:lang w:val="en-US"/>
        </w:rPr>
        <w:t xml:space="preserve">As can be seen from </w:t>
      </w:r>
      <w:r>
        <w:rPr>
          <w:rStyle w:val="None"/>
          <w:i w:val="1"/>
          <w:iCs w:val="1"/>
          <w:rtl w:val="0"/>
          <w:lang w:val="en-US"/>
        </w:rPr>
        <w:t>Table 1</w:t>
      </w:r>
      <w:r>
        <w:rPr>
          <w:rStyle w:val="None"/>
          <w:rtl w:val="0"/>
          <w:lang w:val="en-US"/>
        </w:rPr>
        <w:t xml:space="preserve">, Lee et al. (2021) achieved 56.5% accuracy on an imagined speech task with </w:t>
      </w:r>
      <w:r>
        <w:rPr>
          <w:rStyle w:val="None"/>
          <w:rtl w:val="0"/>
          <w:lang w:val="it-IT"/>
        </w:rPr>
        <w:t>four</w:t>
      </w:r>
      <w:r>
        <w:rPr>
          <w:rStyle w:val="None"/>
          <w:rtl w:val="0"/>
          <w:lang w:val="en-US"/>
        </w:rPr>
        <w:t xml:space="preserve"> words, </w:t>
      </w:r>
      <w:r>
        <w:rPr>
          <w:rStyle w:val="None"/>
          <w:rtl w:val="0"/>
          <w:lang w:val="it-IT"/>
        </w:rPr>
        <w:t>whereas</w:t>
      </w:r>
      <w:r>
        <w:rPr>
          <w:rStyle w:val="None"/>
          <w:rtl w:val="0"/>
          <w:lang w:val="en-US"/>
        </w:rPr>
        <w:t xml:space="preserve"> Dae-Hyeok Lee et al. (2021) offered similar performance </w:t>
      </w:r>
      <w:r>
        <w:rPr>
          <w:rStyle w:val="None"/>
          <w:rtl w:val="0"/>
          <w:lang w:val="it-IT"/>
        </w:rPr>
        <w:t>to</w:t>
      </w:r>
      <w:r>
        <w:rPr>
          <w:rStyle w:val="None"/>
          <w:rtl w:val="0"/>
          <w:lang w:val="en-US"/>
        </w:rPr>
        <w:t xml:space="preserve"> transformer-based models. In comparison, the Chisco dataset (Zhang et al., 2024) offer</w:t>
      </w:r>
      <w:r>
        <w:rPr>
          <w:rStyle w:val="None"/>
          <w:rtl w:val="0"/>
          <w:lang w:val="it-IT"/>
        </w:rPr>
        <w:t>s</w:t>
      </w:r>
      <w:r>
        <w:rPr>
          <w:rStyle w:val="None"/>
          <w:rtl w:val="0"/>
          <w:lang w:val="en-US"/>
        </w:rPr>
        <w:t xml:space="preserve"> a sentence-level, large-scale imagined speech benchmark of 39 semantic classes. Even using deep models with long recordings for each subject, three-subject classification accuracy remained at 13.6</w:t>
      </w:r>
      <w:r>
        <w:rPr>
          <w:rtl w:val="0"/>
        </w:rPr>
        <w:t>–</w:t>
      </w:r>
      <w:r>
        <w:rPr>
          <w:rtl w:val="0"/>
        </w:rPr>
        <w:t>14.0%</w:t>
      </w:r>
      <w:r>
        <w:rPr>
          <w:rStyle w:val="None"/>
          <w:rtl w:val="0"/>
          <w:lang w:val="it-IT"/>
        </w:rPr>
        <w:t xml:space="preserve">, which is </w:t>
      </w:r>
      <w:r>
        <w:rPr>
          <w:rStyle w:val="None"/>
          <w:rtl w:val="0"/>
          <w:lang w:val="en-US"/>
        </w:rPr>
        <w:t xml:space="preserve">barely more than chance agreement. </w:t>
      </w:r>
    </w:p>
    <w:p>
      <w:pPr>
        <w:pStyle w:val="Body A"/>
      </w:pPr>
    </w:p>
    <w:p>
      <w:pPr>
        <w:pStyle w:val="Body A"/>
      </w:pPr>
      <w:r>
        <w:rPr>
          <w:rStyle w:val="None"/>
          <w:rFonts w:ascii="Crimson Text Bold" w:hAnsi="Crimson Text Bold"/>
          <w:rtl w:val="0"/>
          <w:lang w:val="it-IT"/>
        </w:rPr>
        <w:t xml:space="preserve">Table </w:t>
      </w:r>
      <w:r>
        <w:rPr>
          <w:rStyle w:val="None"/>
          <w:rFonts w:ascii="Crimson Text Bold" w:hAnsi="Crimson Text Bold"/>
          <w:rtl w:val="0"/>
          <w:lang w:val="it-IT"/>
        </w:rPr>
        <w:t>5</w:t>
      </w:r>
      <w:r>
        <w:rPr>
          <w:rStyle w:val="None"/>
          <w:rFonts w:ascii="Crimson Text Bold" w:hAnsi="Crimson Text Bold"/>
          <w:rtl w:val="0"/>
          <w:lang w:val="it-IT"/>
        </w:rPr>
        <w:t>.</w:t>
      </w:r>
      <w:r>
        <w:rPr>
          <w:rStyle w:val="None"/>
          <w:rtl w:val="0"/>
          <w:lang w:val="it-IT"/>
        </w:rPr>
        <w:t xml:space="preserve"> </w:t>
      </w:r>
      <w:r>
        <w:rPr>
          <w:rStyle w:val="None"/>
          <w:rtl w:val="0"/>
          <w:lang w:val="en-US"/>
        </w:rPr>
        <w:t xml:space="preserve">Performance comparison of </w:t>
      </w:r>
      <w:r>
        <w:rPr>
          <w:rStyle w:val="None"/>
          <w:rtl w:val="0"/>
          <w:lang w:val="it-IT"/>
        </w:rPr>
        <w:t>EEG-BART</w:t>
      </w:r>
      <w:r>
        <w:rPr>
          <w:rtl w:val="0"/>
        </w:rPr>
        <w:t xml:space="preserve"> </w:t>
      </w:r>
      <w:r>
        <w:rPr>
          <w:rStyle w:val="None"/>
          <w:rtl w:val="0"/>
          <w:lang w:val="it-IT"/>
        </w:rPr>
        <w:t xml:space="preserve"> </w:t>
      </w:r>
    </w:p>
    <w:tbl>
      <w:tblPr>
        <w:tblW w:w="689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650"/>
        <w:gridCol w:w="1441"/>
        <w:gridCol w:w="1766"/>
        <w:gridCol w:w="954"/>
        <w:gridCol w:w="1081"/>
      </w:tblGrid>
      <w:tr>
        <w:tblPrEx>
          <w:shd w:val="clear" w:color="auto" w:fill="d0ddef"/>
        </w:tblPrEx>
        <w:trPr>
          <w:trHeight w:val="545" w:hRule="atLeast"/>
        </w:trPr>
        <w:tc>
          <w:tcPr>
            <w:tcW w:type="dxa" w:w="1650"/>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Study</w:t>
            </w:r>
          </w:p>
        </w:tc>
        <w:tc>
          <w:tcPr>
            <w:tcW w:type="dxa" w:w="1440"/>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Dataset</w:t>
            </w:r>
          </w:p>
        </w:tc>
        <w:tc>
          <w:tcPr>
            <w:tcW w:type="dxa" w:w="1765"/>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Task</w:t>
            </w:r>
          </w:p>
        </w:tc>
        <w:tc>
          <w:tcPr>
            <w:tcW w:type="dxa" w:w="954"/>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 Classes</w:t>
            </w:r>
          </w:p>
        </w:tc>
        <w:tc>
          <w:tcPr>
            <w:tcW w:type="dxa" w:w="1080"/>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Body B"/>
              <w:spacing w:line="240" w:lineRule="atLeast"/>
            </w:pPr>
            <w:r>
              <w:rPr>
                <w:rStyle w:val="None"/>
                <w:b w:val="1"/>
                <w:bCs w:val="1"/>
                <w:sz w:val="18"/>
                <w:szCs w:val="18"/>
                <w:shd w:val="nil" w:color="auto" w:fill="auto"/>
                <w:rtl w:val="0"/>
                <w:lang w:val="en-US"/>
              </w:rPr>
              <w:t>Accuracy</w:t>
            </w:r>
          </w:p>
        </w:tc>
      </w:tr>
      <w:tr>
        <w:tblPrEx>
          <w:shd w:val="clear" w:color="auto" w:fill="d0ddef"/>
        </w:tblPrEx>
        <w:trPr>
          <w:trHeight w:val="260" w:hRule="atLeast"/>
        </w:trPr>
        <w:tc>
          <w:tcPr>
            <w:tcW w:type="dxa" w:w="1650"/>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Lee et al. (2021)</w:t>
            </w:r>
          </w:p>
        </w:tc>
        <w:tc>
          <w:tcPr>
            <w:tcW w:type="dxa" w:w="1440"/>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Custom (Korean)</w:t>
            </w:r>
          </w:p>
        </w:tc>
        <w:tc>
          <w:tcPr>
            <w:tcW w:type="dxa" w:w="1765"/>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Word Classification</w:t>
            </w:r>
          </w:p>
        </w:tc>
        <w:tc>
          <w:tcPr>
            <w:tcW w:type="dxa" w:w="954"/>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w:t>
            </w:r>
          </w:p>
        </w:tc>
        <w:tc>
          <w:tcPr>
            <w:tcW w:type="dxa" w:w="1080"/>
            <w:tcBorders>
              <w:top w:val="single" w:color="000000" w:sz="6" w:space="0" w:shadow="0" w:frame="0"/>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center"/>
            </w:pPr>
            <w:r>
              <w:rPr>
                <w:rStyle w:val="None"/>
                <w:sz w:val="18"/>
                <w:szCs w:val="18"/>
                <w:shd w:val="nil" w:color="auto" w:fill="auto"/>
                <w:rtl w:val="0"/>
                <w:lang w:val="it-IT"/>
              </w:rPr>
              <w:t>0.565</w:t>
            </w:r>
          </w:p>
        </w:tc>
      </w:tr>
      <w:tr>
        <w:tblPrEx>
          <w:shd w:val="clear" w:color="auto" w:fill="d0ddef"/>
        </w:tblPrEx>
        <w:trPr>
          <w:trHeight w:val="452" w:hRule="atLeast"/>
        </w:trPr>
        <w:tc>
          <w:tcPr>
            <w:tcW w:type="dxa" w:w="1650"/>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Dae-Hyeok Lee et al. (2021)</w:t>
            </w:r>
          </w:p>
        </w:tc>
        <w:tc>
          <w:tcPr>
            <w:tcW w:type="dxa" w:w="1440"/>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Custom</w:t>
            </w:r>
          </w:p>
        </w:tc>
        <w:tc>
          <w:tcPr>
            <w:tcW w:type="dxa" w:w="1765"/>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Word Classification</w:t>
            </w:r>
          </w:p>
        </w:tc>
        <w:tc>
          <w:tcPr>
            <w:tcW w:type="dxa" w:w="954"/>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w:t>
            </w:r>
          </w:p>
        </w:tc>
        <w:tc>
          <w:tcPr>
            <w:tcW w:type="dxa" w:w="1080"/>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jc w:val="center"/>
            </w:pPr>
            <w:r>
              <w:rPr>
                <w:rStyle w:val="None"/>
                <w:sz w:val="18"/>
                <w:szCs w:val="18"/>
                <w:shd w:val="nil" w:color="auto" w:fill="auto"/>
                <w:rtl w:val="0"/>
                <w:lang w:val="it-IT"/>
              </w:rPr>
              <w:t>0.4</w:t>
            </w:r>
            <w:r>
              <w:rPr>
                <w:rStyle w:val="None"/>
                <w:sz w:val="18"/>
                <w:szCs w:val="18"/>
                <w:shd w:val="nil" w:color="auto" w:fill="auto"/>
                <w:rtl w:val="0"/>
                <w:lang w:val="en-US"/>
              </w:rPr>
              <w:t>84</w:t>
            </w:r>
          </w:p>
        </w:tc>
      </w:tr>
      <w:tr>
        <w:tblPrEx>
          <w:shd w:val="clear" w:color="auto" w:fill="d0ddef"/>
        </w:tblPrEx>
        <w:trPr>
          <w:trHeight w:val="457" w:hRule="atLeast"/>
        </w:trPr>
        <w:tc>
          <w:tcPr>
            <w:tcW w:type="dxa" w:w="1650"/>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Zhang et al. (2024) (Chisco)</w:t>
            </w:r>
          </w:p>
        </w:tc>
        <w:tc>
          <w:tcPr>
            <w:tcW w:type="dxa" w:w="1440"/>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Chisco</w:t>
            </w:r>
          </w:p>
        </w:tc>
        <w:tc>
          <w:tcPr>
            <w:tcW w:type="dxa" w:w="1765"/>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Semantic Classification</w:t>
            </w:r>
          </w:p>
        </w:tc>
        <w:tc>
          <w:tcPr>
            <w:tcW w:type="dxa" w:w="954"/>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39</w:t>
            </w:r>
          </w:p>
        </w:tc>
        <w:tc>
          <w:tcPr>
            <w:tcW w:type="dxa" w:w="1080"/>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jc w:val="center"/>
            </w:pPr>
            <w:r>
              <w:rPr>
                <w:rStyle w:val="None"/>
                <w:sz w:val="18"/>
                <w:szCs w:val="18"/>
                <w:shd w:val="nil" w:color="auto" w:fill="auto"/>
                <w:rtl w:val="0"/>
                <w:lang w:val="it-IT"/>
              </w:rPr>
              <w:t>0.1</w:t>
            </w:r>
            <w:r>
              <w:rPr>
                <w:rStyle w:val="None"/>
                <w:sz w:val="18"/>
                <w:szCs w:val="18"/>
                <w:shd w:val="nil" w:color="auto" w:fill="auto"/>
                <w:rtl w:val="0"/>
                <w:lang w:val="en-US"/>
              </w:rPr>
              <w:t>3</w:t>
            </w:r>
            <w:r>
              <w:rPr>
                <w:rStyle w:val="None"/>
                <w:sz w:val="18"/>
                <w:szCs w:val="18"/>
                <w:shd w:val="nil" w:color="auto" w:fill="auto"/>
                <w:rtl w:val="0"/>
                <w:lang w:val="it-IT"/>
              </w:rPr>
              <w:t>8</w:t>
            </w:r>
          </w:p>
        </w:tc>
      </w:tr>
    </w:tbl>
    <w:p>
      <w:pPr>
        <w:pStyle w:val="Body A"/>
      </w:pPr>
    </w:p>
    <w:p>
      <w:pPr>
        <w:pStyle w:val="Body A"/>
      </w:pPr>
    </w:p>
    <w:p>
      <w:pPr>
        <w:pStyle w:val="Body A"/>
      </w:pPr>
      <w:r>
        <w:rPr>
          <w:rStyle w:val="None"/>
          <w:rtl w:val="0"/>
          <w:lang w:val="en-US"/>
        </w:rPr>
        <w:t>The results highlight that sentence-level imagined speech is an enormously harder issue to address compared to small-vocabulary classification. In this work, we change the classification paradigm away from classical and introduce an open</w:t>
      </w:r>
      <w:r>
        <w:rPr>
          <w:rStyle w:val="None"/>
          <w:rtl w:val="0"/>
          <w:lang w:val="it-IT"/>
        </w:rPr>
        <w:t xml:space="preserve"> </w:t>
      </w:r>
      <w:r>
        <w:rPr>
          <w:rStyle w:val="None"/>
          <w:rtl w:val="0"/>
          <w:lang w:val="en-US"/>
        </w:rPr>
        <w:t xml:space="preserve">vocabulary generative model that is capable of recovering full sentences from imagined speech EEG. To our best knowledge, it is the first application of sequence-to-sequence decoding. </w:t>
      </w:r>
    </w:p>
    <w:p>
      <w:pPr>
        <w:pStyle w:val="Body A"/>
      </w:pPr>
    </w:p>
    <w:p>
      <w:pPr>
        <w:pStyle w:val="Body A"/>
      </w:pPr>
      <w:r>
        <w:rPr>
          <w:rStyle w:val="None"/>
          <w:rtl w:val="0"/>
          <w:lang w:val="en-US"/>
        </w:rPr>
        <w:t>As shown in Table</w:t>
      </w:r>
      <w:r>
        <w:rPr>
          <w:rStyle w:val="None"/>
          <w:rFonts w:ascii="Arial Unicode MS" w:cs="Arial Unicode MS" w:hAnsi="Arial Unicode MS" w:eastAsia="Arial Unicode MS" w:hint="default"/>
          <w:b w:val="0"/>
          <w:bCs w:val="0"/>
          <w:i w:val="0"/>
          <w:iCs w:val="0"/>
          <w:rtl w:val="0"/>
          <w:lang w:val="fr-FR"/>
        </w:rPr>
        <w:t> </w:t>
      </w:r>
      <w:r>
        <w:rPr>
          <w:rStyle w:val="None"/>
          <w:rtl w:val="0"/>
          <w:lang w:val="it-IT"/>
        </w:rPr>
        <w:t>4</w:t>
      </w:r>
      <w:r>
        <w:rPr>
          <w:rStyle w:val="None"/>
          <w:rtl w:val="0"/>
          <w:lang w:val="en-US"/>
        </w:rPr>
        <w:t>, previous attempts at open</w:t>
      </w:r>
      <w:r>
        <w:rPr>
          <w:rStyle w:val="None"/>
          <w:rtl w:val="0"/>
          <w:lang w:val="it-IT"/>
        </w:rPr>
        <w:t xml:space="preserve"> </w:t>
      </w:r>
      <w:r>
        <w:rPr>
          <w:rStyle w:val="None"/>
          <w:rtl w:val="0"/>
          <w:lang w:val="en-US"/>
        </w:rPr>
        <w:t xml:space="preserve">vocabulary EEG-to-text decoding have been constrained to the ZuCo dataset, where subjects read visible structured text. Models </w:t>
      </w:r>
      <w:r>
        <w:rPr>
          <w:rStyle w:val="None"/>
          <w:rtl w:val="0"/>
          <w:lang w:val="it-IT"/>
        </w:rPr>
        <w:t>such as</w:t>
      </w:r>
      <w:r>
        <w:rPr>
          <w:rStyle w:val="None"/>
          <w:rtl w:val="0"/>
          <w:lang w:val="en-US"/>
        </w:rPr>
        <w:t xml:space="preserve"> Amrani et al. (2023) and Wang et al. (2024) obtain</w:t>
      </w:r>
      <w:r>
        <w:rPr>
          <w:rStyle w:val="None"/>
          <w:rtl w:val="0"/>
          <w:lang w:val="it-IT"/>
        </w:rPr>
        <w:t>ed</w:t>
      </w:r>
      <w:r>
        <w:rPr>
          <w:rStyle w:val="None"/>
          <w:rtl w:val="0"/>
          <w:lang w:val="da-DK"/>
        </w:rPr>
        <w:t xml:space="preserve"> BLEU</w:t>
      </w:r>
      <w:r>
        <w:rPr>
          <w:rtl w:val="0"/>
        </w:rPr>
        <w:t>‑</w:t>
      </w:r>
      <w:r>
        <w:rPr>
          <w:rStyle w:val="None"/>
          <w:rtl w:val="0"/>
          <w:lang w:val="en-US"/>
        </w:rPr>
        <w:t>1 scores greater than 42% and ROUGE</w:t>
      </w:r>
      <w:r>
        <w:rPr>
          <w:rtl w:val="0"/>
        </w:rPr>
        <w:t>‑</w:t>
      </w:r>
      <w:r>
        <w:rPr>
          <w:rStyle w:val="None"/>
          <w:rtl w:val="0"/>
          <w:lang w:val="en-US"/>
        </w:rPr>
        <w:t xml:space="preserve">1 F1 scores </w:t>
      </w:r>
      <w:r>
        <w:rPr>
          <w:rStyle w:val="None"/>
          <w:rtl w:val="0"/>
          <w:lang w:val="it-IT"/>
        </w:rPr>
        <w:t>of approximately</w:t>
      </w:r>
      <w:r>
        <w:rPr>
          <w:rStyle w:val="None"/>
          <w:rtl w:val="0"/>
          <w:lang w:val="en-US"/>
        </w:rPr>
        <w:t xml:space="preserve"> 33%, with the benefit of visual and linguistic signals being present.</w:t>
      </w:r>
    </w:p>
    <w:p>
      <w:pPr>
        <w:pStyle w:val="Body A"/>
      </w:pPr>
    </w:p>
    <w:p>
      <w:pPr>
        <w:pStyle w:val="Body A"/>
      </w:pPr>
      <w:r>
        <w:rPr>
          <w:rStyle w:val="None"/>
          <w:rtl w:val="0"/>
          <w:lang w:val="en-US"/>
        </w:rPr>
        <w:t>In contrast, our system operates in the far more difficult domain of imagined speech</w:t>
      </w:r>
      <w:r>
        <w:rPr>
          <w:rStyle w:val="None"/>
          <w:rtl w:val="0"/>
          <w:lang w:val="it-IT"/>
        </w:rPr>
        <w:t>,</w:t>
      </w:r>
      <w:r>
        <w:rPr>
          <w:rStyle w:val="None"/>
          <w:rtl w:val="0"/>
          <w:lang w:val="en-US"/>
        </w:rPr>
        <w:t xml:space="preserve"> with no perceptual input from outside</w:t>
      </w:r>
      <w:r>
        <w:rPr>
          <w:rStyle w:val="None"/>
          <w:rtl w:val="0"/>
          <w:lang w:val="it-IT"/>
        </w:rPr>
        <w:t xml:space="preserve">, </w:t>
      </w:r>
      <w:r>
        <w:rPr>
          <w:rStyle w:val="None"/>
          <w:rtl w:val="0"/>
          <w:lang w:val="en-US"/>
        </w:rPr>
        <w:t>yet still achieve</w:t>
      </w:r>
      <w:r>
        <w:rPr>
          <w:rStyle w:val="None"/>
          <w:rtl w:val="0"/>
          <w:lang w:val="it-IT"/>
        </w:rPr>
        <w:t>s</w:t>
      </w:r>
      <w:r>
        <w:rPr>
          <w:rStyle w:val="None"/>
          <w:rtl w:val="0"/>
          <w:lang w:val="en-US"/>
        </w:rPr>
        <w:t xml:space="preserve"> 49.6% BLEU-1, 14.3% BLEU-4, and 36.7% ROUGE-1 F1 scores. They not only establish</w:t>
      </w:r>
      <w:r>
        <w:rPr>
          <w:rStyle w:val="None"/>
          <w:rtl w:val="0"/>
          <w:lang w:val="it-IT"/>
        </w:rPr>
        <w:t>ed</w:t>
      </w:r>
      <w:r>
        <w:rPr>
          <w:rStyle w:val="None"/>
          <w:rtl w:val="0"/>
          <w:lang w:val="en-US"/>
        </w:rPr>
        <w:t xml:space="preserve"> the first BLEU/ROUGE baseline for </w:t>
      </w:r>
      <w:r>
        <w:rPr>
          <w:rStyle w:val="None"/>
          <w:rtl w:val="0"/>
          <w:lang w:val="it-IT"/>
        </w:rPr>
        <w:t>complete sentence decoding</w:t>
      </w:r>
      <w:r>
        <w:rPr>
          <w:rStyle w:val="None"/>
          <w:rtl w:val="0"/>
          <w:lang w:val="en-US"/>
        </w:rPr>
        <w:t xml:space="preserve"> but also outperform</w:t>
      </w:r>
      <w:r>
        <w:rPr>
          <w:rStyle w:val="None"/>
          <w:rtl w:val="0"/>
          <w:lang w:val="it-IT"/>
        </w:rPr>
        <w:t>ed</w:t>
      </w:r>
      <w:r>
        <w:rPr>
          <w:rStyle w:val="None"/>
          <w:rtl w:val="0"/>
          <w:lang w:val="en-US"/>
        </w:rPr>
        <w:t xml:space="preserve"> reporting on </w:t>
      </w:r>
      <w:r>
        <w:rPr>
          <w:rStyle w:val="None"/>
          <w:rtl w:val="0"/>
          <w:lang w:val="it-IT"/>
        </w:rPr>
        <w:t xml:space="preserve">aloud speech on </w:t>
      </w:r>
      <w:r>
        <w:rPr>
          <w:rStyle w:val="None"/>
          <w:rtl w:val="0"/>
          <w:lang w:val="en-US"/>
        </w:rPr>
        <w:t xml:space="preserve">ZuCo, despite increased difficulty. This demonstrates the strength of our decoding and architecture, and is an important breakthrough in simulated speech EEG research. </w:t>
      </w:r>
      <w:r>
        <w:rPr>
          <w:rStyle w:val="None"/>
          <w:rtl w:val="0"/>
          <w:lang w:val="it-IT"/>
        </w:rPr>
        <w:t>T</w:t>
      </w:r>
      <w:r>
        <w:rPr>
          <w:rStyle w:val="None"/>
          <w:rtl w:val="0"/>
          <w:lang w:val="en-US"/>
        </w:rPr>
        <w:t>his shift from classification to full-sentence speech generation is a step toward more naturalistic brain</w:t>
      </w:r>
      <w:r>
        <w:rPr>
          <w:rtl w:val="0"/>
        </w:rPr>
        <w:t>–</w:t>
      </w:r>
      <w:r>
        <w:rPr>
          <w:rStyle w:val="None"/>
          <w:rtl w:val="0"/>
          <w:lang w:val="en-US"/>
        </w:rPr>
        <w:t>computer interfaces that are capable of comprehending internally generated language</w:t>
      </w:r>
      <w:r>
        <w:rPr>
          <w:rStyle w:val="None"/>
          <w:rtl w:val="0"/>
          <w:lang w:val="it-IT"/>
        </w:rPr>
        <w:t xml:space="preserve"> in order to help those affected with ALS</w:t>
      </w:r>
      <w:r>
        <w:rPr>
          <w:rtl w:val="0"/>
        </w:rPr>
        <w:t>.</w:t>
      </w:r>
    </w:p>
    <w:p>
      <w:pPr>
        <w:pStyle w:val="heading2"/>
        <w:rPr>
          <w:rFonts w:ascii="Crimson Text Bold" w:cs="Crimson Text Bold" w:hAnsi="Crimson Text Bold" w:eastAsia="Crimson Text Bold"/>
          <w:b w:val="0"/>
          <w:bCs w:val="0"/>
          <w:lang w:val="it-IT"/>
        </w:rPr>
      </w:pPr>
      <w:r>
        <w:rPr>
          <w:rFonts w:ascii="Crimson Text Bold" w:hAnsi="Crimson Text Bold"/>
          <w:b w:val="0"/>
          <w:bCs w:val="0"/>
          <w:rtl w:val="0"/>
          <w:lang w:val="it-IT"/>
        </w:rPr>
        <w:t>3.2 Ablation Study</w:t>
      </w:r>
    </w:p>
    <w:p>
      <w:pPr>
        <w:pStyle w:val="Body A"/>
      </w:pPr>
      <w:r>
        <w:rPr>
          <w:rStyle w:val="None"/>
          <w:rtl w:val="0"/>
          <w:lang w:val="en-US"/>
        </w:rPr>
        <w:t xml:space="preserve">To better understand the contribution of </w:t>
      </w:r>
      <w:r>
        <w:rPr>
          <w:rStyle w:val="None"/>
          <w:rtl w:val="0"/>
          <w:lang w:val="it-IT"/>
        </w:rPr>
        <w:t>each</w:t>
      </w:r>
      <w:r>
        <w:rPr>
          <w:rStyle w:val="None"/>
          <w:rtl w:val="0"/>
          <w:lang w:val="en-US"/>
        </w:rPr>
        <w:t xml:space="preserve"> component </w:t>
      </w:r>
      <w:r>
        <w:rPr>
          <w:rStyle w:val="None"/>
          <w:rtl w:val="0"/>
          <w:lang w:val="it-IT"/>
        </w:rPr>
        <w:t>to</w:t>
      </w:r>
      <w:r>
        <w:rPr>
          <w:rStyle w:val="None"/>
          <w:rtl w:val="0"/>
          <w:lang w:val="en-US"/>
        </w:rPr>
        <w:t xml:space="preserve"> our EEG-to-text decoding model, we conducted a series of ablation tests. We sought to analyze how individual modules</w:t>
      </w:r>
      <w:r>
        <w:rPr>
          <w:rStyle w:val="None"/>
          <w:rtl w:val="0"/>
          <w:lang w:val="it-IT"/>
        </w:rPr>
        <w:t>, s</w:t>
      </w:r>
      <w:r>
        <w:rPr>
          <w:rStyle w:val="None"/>
          <w:rtl w:val="0"/>
          <w:lang w:val="en-US"/>
        </w:rPr>
        <w:t>uch as cross-regional attention, region importance weighting, temporal positional encoding, and cross-modal fusion</w:t>
      </w:r>
      <w:r>
        <w:rPr>
          <w:rStyle w:val="None"/>
          <w:rtl w:val="0"/>
          <w:lang w:val="it-IT"/>
        </w:rPr>
        <w:t xml:space="preserve">, </w:t>
      </w:r>
      <w:r>
        <w:rPr>
          <w:rStyle w:val="None"/>
          <w:rtl w:val="0"/>
          <w:lang w:val="en-US"/>
        </w:rPr>
        <w:t>influence the performance of the model in predicting accurate text from imagined speech EEG.</w:t>
      </w:r>
    </w:p>
    <w:p>
      <w:pPr>
        <w:pStyle w:val="Body A"/>
      </w:pPr>
    </w:p>
    <w:p>
      <w:pPr>
        <w:pStyle w:val="Body A"/>
      </w:pPr>
      <w:r>
        <w:rPr>
          <w:rStyle w:val="None"/>
          <w:rtl w:val="0"/>
          <w:lang w:val="en-US"/>
        </w:rPr>
        <w:t xml:space="preserve">We developed six ablation variants: (1) removing the cross-regional attention module from the brain-region encoder; (2) disabling the region importance weighting mechanism and using uniform averaging across brain areas; (3) removing positional embeddings from the convolutional attention block; (4) removing the self-attention layer in each brain region encoder and using only CNNs to extract features; (5) disabling the cross-modal fusion transformer layer used to fine-tune EEG embeddings before passing them to the BART decoder; and (6) a simple baseline utilizing exclusive CNN features with no attention mechanisms. These variations were compared </w:t>
      </w:r>
      <w:r>
        <w:rPr>
          <w:rStyle w:val="None"/>
          <w:rtl w:val="0"/>
          <w:lang w:val="it-IT"/>
        </w:rPr>
        <w:t>with those of</w:t>
      </w:r>
      <w:r>
        <w:rPr>
          <w:rStyle w:val="None"/>
          <w:rtl w:val="0"/>
          <w:lang w:val="en-US"/>
        </w:rPr>
        <w:t xml:space="preserve"> the overall model to </w:t>
      </w:r>
      <w:r>
        <w:rPr>
          <w:rStyle w:val="None"/>
          <w:rtl w:val="0"/>
          <w:lang w:val="it-IT"/>
        </w:rPr>
        <w:t>determine</w:t>
      </w:r>
      <w:r>
        <w:rPr>
          <w:rStyle w:val="None"/>
          <w:rtl w:val="0"/>
          <w:lang w:val="en-US"/>
        </w:rPr>
        <w:t xml:space="preserve"> the contribution of each module.</w:t>
      </w:r>
    </w:p>
    <w:p>
      <w:pPr>
        <w:pStyle w:val="Body A"/>
      </w:pPr>
    </w:p>
    <w:p>
      <w:pPr>
        <w:pStyle w:val="Body A"/>
        <w:rPr>
          <w:rStyle w:val="None"/>
          <w:lang w:val="it-IT"/>
        </w:rPr>
      </w:pPr>
      <w:r>
        <w:rPr>
          <w:rStyle w:val="None"/>
          <w:rFonts w:ascii="Crimson Text Bold" w:hAnsi="Crimson Text Bold"/>
          <w:rtl w:val="0"/>
          <w:lang w:val="it-IT"/>
        </w:rPr>
        <w:t xml:space="preserve">Table </w:t>
      </w:r>
      <w:r>
        <w:rPr>
          <w:rStyle w:val="None"/>
          <w:rFonts w:ascii="Crimson Text Bold" w:hAnsi="Crimson Text Bold"/>
          <w:rtl w:val="0"/>
          <w:lang w:val="it-IT"/>
        </w:rPr>
        <w:t>6</w:t>
      </w:r>
      <w:r>
        <w:rPr>
          <w:rStyle w:val="None"/>
          <w:rtl w:val="0"/>
          <w:lang w:val="it-IT"/>
        </w:rPr>
        <w:t xml:space="preserve"> Ablation study</w:t>
      </w:r>
    </w:p>
    <w:p>
      <w:pPr>
        <w:pStyle w:val="Body A"/>
      </w:pPr>
    </w:p>
    <w:tbl>
      <w:tblPr>
        <w:tblW w:w="689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507"/>
        <w:gridCol w:w="1373"/>
        <w:gridCol w:w="1290"/>
        <w:gridCol w:w="1721"/>
      </w:tblGrid>
      <w:tr>
        <w:tblPrEx>
          <w:shd w:val="clear" w:color="auto" w:fill="d0ddef"/>
        </w:tblPrEx>
        <w:trPr>
          <w:trHeight w:val="575" w:hRule="atLeast"/>
        </w:trPr>
        <w:tc>
          <w:tcPr>
            <w:tcW w:type="dxa" w:w="2507"/>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rtl w:val="0"/>
                <w:lang w:val="en-US"/>
              </w:rPr>
              <w:t>Model Variant</w:t>
            </w:r>
          </w:p>
        </w:tc>
        <w:tc>
          <w:tcPr>
            <w:tcW w:type="dxa" w:w="1372"/>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rtl w:val="0"/>
                <w:lang w:val="en-US"/>
              </w:rPr>
              <w:t>BLEU-1 (%)</w:t>
            </w:r>
          </w:p>
        </w:tc>
        <w:tc>
          <w:tcPr>
            <w:tcW w:type="dxa" w:w="1289"/>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rtl w:val="0"/>
                <w:lang w:val="en-US"/>
              </w:rPr>
              <w:t>BLEU-4 (%)</w:t>
            </w:r>
          </w:p>
        </w:tc>
        <w:tc>
          <w:tcPr>
            <w:tcW w:type="dxa" w:w="1721"/>
            <w:tcBorders>
              <w:top w:val="single" w:color="000000" w:sz="12" w:space="0" w:shadow="0" w:frame="0"/>
              <w:left w:val="nil"/>
              <w:bottom w:val="single" w:color="000000" w:sz="6"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b w:val="1"/>
                <w:bCs w:val="1"/>
                <w:sz w:val="18"/>
                <w:szCs w:val="18"/>
                <w:rtl w:val="0"/>
                <w:lang w:val="en-US"/>
              </w:rPr>
              <w:t>ROUGE-</w:t>
            </w:r>
            <w:r>
              <w:rPr>
                <w:rStyle w:val="None"/>
                <w:b w:val="1"/>
                <w:bCs w:val="1"/>
                <w:sz w:val="18"/>
                <w:szCs w:val="18"/>
                <w:rtl w:val="0"/>
                <w:lang w:val="it-IT"/>
              </w:rPr>
              <w:t>L</w:t>
            </w:r>
            <w:r>
              <w:rPr>
                <w:rStyle w:val="None"/>
                <w:b w:val="1"/>
                <w:bCs w:val="1"/>
                <w:sz w:val="18"/>
                <w:szCs w:val="18"/>
                <w:rtl w:val="0"/>
                <w:lang w:val="en-US"/>
              </w:rPr>
              <w:t xml:space="preserve"> </w:t>
            </w:r>
            <w:r>
              <w:rPr>
                <w:rStyle w:val="None"/>
                <w:b w:val="1"/>
                <w:bCs w:val="1"/>
                <w:sz w:val="18"/>
                <w:szCs w:val="18"/>
                <w:rtl w:val="0"/>
                <w:lang w:val="it-IT"/>
              </w:rPr>
              <w:t xml:space="preserve"> F1 </w:t>
            </w:r>
            <w:r>
              <w:rPr>
                <w:rStyle w:val="None"/>
                <w:b w:val="1"/>
                <w:bCs w:val="1"/>
                <w:sz w:val="18"/>
                <w:szCs w:val="18"/>
                <w:rtl w:val="0"/>
                <w:lang w:val="en-US"/>
              </w:rPr>
              <w:t>(%)</w:t>
            </w:r>
          </w:p>
        </w:tc>
      </w:tr>
      <w:tr>
        <w:tblPrEx>
          <w:shd w:val="clear" w:color="auto" w:fill="d0ddef"/>
        </w:tblPrEx>
        <w:trPr>
          <w:trHeight w:val="500" w:hRule="atLeast"/>
        </w:trPr>
        <w:tc>
          <w:tcPr>
            <w:tcW w:type="dxa" w:w="2507"/>
            <w:tcBorders>
              <w:top w:val="single" w:color="000000" w:sz="6" w:space="0" w:shadow="0" w:frame="0"/>
              <w:left w:val="single" w:color="ffffff" w:sz="8" w:space="0" w:shadow="0" w:frame="0"/>
              <w:bottom w:val="nil"/>
              <w:right w:val="single" w:color="ffffff" w:sz="8"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No cross-regional attention</w:t>
            </w:r>
          </w:p>
        </w:tc>
        <w:tc>
          <w:tcPr>
            <w:tcW w:type="dxa" w:w="1372"/>
            <w:tcBorders>
              <w:top w:val="single" w:color="000000" w:sz="6" w:space="0" w:shadow="0" w:frame="0"/>
              <w:left w:val="single" w:color="ffffff" w:sz="8" w:space="0" w:shadow="0" w:frame="0"/>
              <w:bottom w:val="nil"/>
              <w:right w:val="single" w:color="ffffff" w:sz="8"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43.8</w:t>
            </w:r>
          </w:p>
        </w:tc>
        <w:tc>
          <w:tcPr>
            <w:tcW w:type="dxa" w:w="1289"/>
            <w:tcBorders>
              <w:top w:val="single" w:color="000000" w:sz="6" w:space="0" w:shadow="0" w:frame="0"/>
              <w:left w:val="single" w:color="ffffff" w:sz="8" w:space="0" w:shadow="0" w:frame="0"/>
              <w:bottom w:val="nil"/>
              <w:right w:val="single" w:color="ffffff" w:sz="8"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9.6</w:t>
            </w:r>
          </w:p>
        </w:tc>
        <w:tc>
          <w:tcPr>
            <w:tcW w:type="dxa" w:w="1721"/>
            <w:tcBorders>
              <w:top w:val="single" w:color="000000" w:sz="6" w:space="0" w:shadow="0" w:frame="0"/>
              <w:left w:val="single" w:color="ffffff" w:sz="8" w:space="0" w:shadow="0" w:frame="0"/>
              <w:bottom w:val="nil"/>
              <w:right w:val="single" w:color="ffffff" w:sz="8"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tLeast"/>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31.4</w:t>
            </w:r>
          </w:p>
        </w:tc>
      </w:tr>
      <w:tr>
        <w:tblPrEx>
          <w:shd w:val="clear" w:color="auto" w:fill="d0ddef"/>
        </w:tblPrEx>
        <w:trPr>
          <w:trHeight w:val="212" w:hRule="atLeast"/>
        </w:trPr>
        <w:tc>
          <w:tcPr>
            <w:tcW w:type="dxa" w:w="250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Uniform region weighting</w:t>
            </w:r>
          </w:p>
        </w:tc>
        <w:tc>
          <w:tcPr>
            <w:tcW w:type="dxa" w:w="13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46.1</w:t>
            </w:r>
          </w:p>
        </w:tc>
        <w:tc>
          <w:tcPr>
            <w:tcW w:type="dxa" w:w="1289"/>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12.3</w:t>
            </w:r>
          </w:p>
        </w:tc>
        <w:tc>
          <w:tcPr>
            <w:tcW w:type="dxa" w:w="172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33.1</w:t>
            </w:r>
          </w:p>
        </w:tc>
      </w:tr>
      <w:tr>
        <w:tblPrEx>
          <w:shd w:val="clear" w:color="auto" w:fill="d0ddef"/>
        </w:tblPrEx>
        <w:trPr>
          <w:trHeight w:val="212" w:hRule="atLeast"/>
        </w:trPr>
        <w:tc>
          <w:tcPr>
            <w:tcW w:type="dxa" w:w="250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No positional embeddings</w:t>
            </w:r>
          </w:p>
        </w:tc>
        <w:tc>
          <w:tcPr>
            <w:tcW w:type="dxa" w:w="13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47.5</w:t>
            </w:r>
          </w:p>
        </w:tc>
        <w:tc>
          <w:tcPr>
            <w:tcW w:type="dxa" w:w="1289"/>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12.9</w:t>
            </w:r>
          </w:p>
        </w:tc>
        <w:tc>
          <w:tcPr>
            <w:tcW w:type="dxa" w:w="172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34.2</w:t>
            </w:r>
          </w:p>
        </w:tc>
      </w:tr>
      <w:tr>
        <w:tblPrEx>
          <w:shd w:val="clear" w:color="auto" w:fill="d0ddef"/>
        </w:tblPrEx>
        <w:trPr>
          <w:trHeight w:val="452" w:hRule="atLeast"/>
        </w:trPr>
        <w:tc>
          <w:tcPr>
            <w:tcW w:type="dxa" w:w="250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Per-region CNN only (no self-attention)</w:t>
            </w:r>
          </w:p>
        </w:tc>
        <w:tc>
          <w:tcPr>
            <w:tcW w:type="dxa" w:w="13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38.2</w:t>
            </w:r>
          </w:p>
        </w:tc>
        <w:tc>
          <w:tcPr>
            <w:tcW w:type="dxa" w:w="1289"/>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6.7</w:t>
            </w:r>
          </w:p>
        </w:tc>
        <w:tc>
          <w:tcPr>
            <w:tcW w:type="dxa" w:w="172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24.9</w:t>
            </w:r>
          </w:p>
        </w:tc>
      </w:tr>
      <w:tr>
        <w:tblPrEx>
          <w:shd w:val="clear" w:color="auto" w:fill="d0ddef"/>
        </w:tblPrEx>
        <w:trPr>
          <w:trHeight w:val="452" w:hRule="atLeast"/>
        </w:trPr>
        <w:tc>
          <w:tcPr>
            <w:tcW w:type="dxa" w:w="2507"/>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No cross-modal fusion transformer</w:t>
            </w:r>
          </w:p>
        </w:tc>
        <w:tc>
          <w:tcPr>
            <w:tcW w:type="dxa" w:w="1372"/>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42.2</w:t>
            </w:r>
          </w:p>
        </w:tc>
        <w:tc>
          <w:tcPr>
            <w:tcW w:type="dxa" w:w="1289"/>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8.3</w:t>
            </w:r>
          </w:p>
        </w:tc>
        <w:tc>
          <w:tcPr>
            <w:tcW w:type="dxa" w:w="1721"/>
            <w:tcBorders>
              <w:top w:val="nil"/>
              <w:left w:val="nil"/>
              <w:bottom w:val="nil"/>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28.7</w:t>
            </w:r>
          </w:p>
        </w:tc>
      </w:tr>
      <w:tr>
        <w:tblPrEx>
          <w:shd w:val="clear" w:color="auto" w:fill="d0ddef"/>
        </w:tblPrEx>
        <w:trPr>
          <w:trHeight w:val="457" w:hRule="atLeast"/>
        </w:trPr>
        <w:tc>
          <w:tcPr>
            <w:tcW w:type="dxa" w:w="2507"/>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Pure CNN baseline (no attention)</w:t>
            </w:r>
          </w:p>
        </w:tc>
        <w:tc>
          <w:tcPr>
            <w:tcW w:type="dxa" w:w="1372"/>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33.9</w:t>
            </w:r>
          </w:p>
        </w:tc>
        <w:tc>
          <w:tcPr>
            <w:tcW w:type="dxa" w:w="1289"/>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4.1</w:t>
            </w:r>
          </w:p>
        </w:tc>
        <w:tc>
          <w:tcPr>
            <w:tcW w:type="dxa" w:w="1721"/>
            <w:tcBorders>
              <w:top w:val="nil"/>
              <w:left w:val="nil"/>
              <w:bottom w:val="single" w:color="000000" w:sz="12" w:space="0" w:shadow="0" w:frame="0"/>
              <w:right w:val="nil"/>
            </w:tcBorders>
            <w:shd w:val="clear" w:color="auto" w:fill="auto"/>
            <w:tcMar>
              <w:top w:type="dxa" w:w="80"/>
              <w:left w:type="dxa" w:w="80"/>
              <w:bottom w:type="dxa" w:w="80"/>
              <w:right w:type="dxa" w:w="80"/>
            </w:tcMar>
            <w:vAlign w:val="center"/>
          </w:tcPr>
          <w:p>
            <w:pPr>
              <w:pStyle w:val="Body B"/>
              <w:spacing w:line="240" w:lineRule="atLeast"/>
            </w:pPr>
            <w:r>
              <w:rPr>
                <w:rStyle w:val="None"/>
                <w:sz w:val="18"/>
                <w:szCs w:val="18"/>
                <w:shd w:val="nil" w:color="auto" w:fill="auto"/>
                <w:rtl w:val="0"/>
                <w:lang w:val="en-US"/>
              </w:rPr>
              <w:t>22.8</w:t>
            </w:r>
          </w:p>
        </w:tc>
      </w:tr>
    </w:tbl>
    <w:p>
      <w:pPr>
        <w:pStyle w:val="Body A"/>
      </w:pPr>
    </w:p>
    <w:p>
      <w:pPr>
        <w:pStyle w:val="Body A"/>
        <w:widowControl w:val="0"/>
        <w:spacing w:line="240" w:lineRule="auto"/>
        <w:ind w:left="432" w:hanging="432"/>
      </w:pPr>
    </w:p>
    <w:p>
      <w:pPr>
        <w:pStyle w:val="Body A"/>
      </w:pPr>
    </w:p>
    <w:p>
      <w:pPr>
        <w:pStyle w:val="Body A"/>
      </w:pPr>
      <w:r>
        <w:rPr>
          <w:rStyle w:val="None"/>
          <w:rtl w:val="0"/>
          <w:lang w:val="en-US"/>
        </w:rPr>
        <w:t>These findings</w:t>
      </w:r>
      <w:r>
        <w:rPr>
          <w:rStyle w:val="None"/>
          <w:rtl w:val="0"/>
          <w:lang w:val="it-IT"/>
        </w:rPr>
        <w:t xml:space="preserve">, recorded in Table </w:t>
      </w:r>
      <w:r>
        <w:rPr>
          <w:rStyle w:val="None"/>
          <w:rtl w:val="0"/>
          <w:lang w:val="it-IT"/>
        </w:rPr>
        <w:t>6</w:t>
      </w:r>
      <w:r>
        <w:rPr>
          <w:rStyle w:val="None"/>
          <w:i w:val="1"/>
          <w:iCs w:val="1"/>
          <w:rtl w:val="0"/>
          <w:lang w:val="it-IT"/>
        </w:rPr>
        <w:t>,</w:t>
      </w:r>
      <w:r>
        <w:rPr>
          <w:rStyle w:val="None"/>
          <w:rtl w:val="0"/>
          <w:lang w:val="en-US"/>
        </w:rPr>
        <w:t xml:space="preserve"> imply that both temporal and spatial modeling are essential for effective EEG-to-text decoding. Cross-region attention enables the model to learn about interactions between brain regions, </w:t>
      </w:r>
      <w:r>
        <w:rPr>
          <w:rStyle w:val="None"/>
          <w:rtl w:val="0"/>
          <w:lang w:val="it-IT"/>
        </w:rPr>
        <w:t>whereas</w:t>
      </w:r>
      <w:r>
        <w:rPr>
          <w:rStyle w:val="None"/>
          <w:rtl w:val="0"/>
          <w:lang w:val="en-US"/>
        </w:rPr>
        <w:t xml:space="preserve"> learned region weighting and positional encoding significantly highlight important neural patterns. These results emphasize the important role played by long-range dependencies in decoding imagined speech and suggest that multi-head attention and cross-modal fusion should be used to relate EEG features to language generation.</w:t>
      </w:r>
    </w:p>
    <w:p>
      <w:pPr>
        <w:pStyle w:val="heading1"/>
        <w:rPr>
          <w:rFonts w:ascii="Crimson Text Bold" w:cs="Crimson Text Bold" w:hAnsi="Crimson Text Bold" w:eastAsia="Crimson Text Bold"/>
          <w:b w:val="0"/>
          <w:bCs w:val="0"/>
          <w:lang w:val="it-IT"/>
        </w:rPr>
      </w:pPr>
      <w:r>
        <w:rPr>
          <w:rFonts w:ascii="Crimson Text Bold" w:hAnsi="Crimson Text Bold"/>
          <w:b w:val="0"/>
          <w:bCs w:val="0"/>
          <w:rtl w:val="0"/>
          <w:lang w:val="it-IT"/>
        </w:rPr>
        <w:t>4. Discussion</w:t>
      </w:r>
    </w:p>
    <w:p>
      <w:pPr>
        <w:pStyle w:val="heading2"/>
        <w:jc w:val="both"/>
        <w:rPr>
          <w:rFonts w:ascii="Crimson Text Bold" w:cs="Crimson Text Bold" w:hAnsi="Crimson Text Bold" w:eastAsia="Crimson Text Bold"/>
          <w:b w:val="0"/>
          <w:bCs w:val="0"/>
        </w:rPr>
      </w:pPr>
      <w:r>
        <w:rPr>
          <w:rFonts w:ascii="Crimson Text Bold" w:hAnsi="Crimson Text Bold"/>
          <w:b w:val="0"/>
          <w:bCs w:val="0"/>
          <w:rtl w:val="0"/>
          <w:lang w:val="en-US"/>
        </w:rPr>
        <w:t>4.1 Comparison to Prior Work</w:t>
      </w:r>
    </w:p>
    <w:p>
      <w:pPr>
        <w:pStyle w:val="Body A"/>
      </w:pPr>
      <w:r>
        <w:rPr>
          <w:rStyle w:val="None"/>
          <w:rtl w:val="0"/>
          <w:lang w:val="it-IT"/>
        </w:rPr>
        <w:t>Al</w:t>
      </w:r>
      <w:r>
        <w:rPr>
          <w:rStyle w:val="None"/>
          <w:rtl w:val="0"/>
          <w:lang w:val="en-US"/>
        </w:rPr>
        <w:t xml:space="preserve">though our system is novel, there has been substantial research </w:t>
      </w:r>
      <w:r>
        <w:rPr>
          <w:rStyle w:val="None"/>
          <w:rtl w:val="0"/>
          <w:lang w:val="it-IT"/>
        </w:rPr>
        <w:t>o</w:t>
      </w:r>
      <w:r>
        <w:rPr>
          <w:rStyle w:val="None"/>
          <w:rtl w:val="0"/>
          <w:lang w:val="en-US"/>
        </w:rPr>
        <w:t xml:space="preserve">n EEG-based language decoding </w:t>
      </w:r>
      <w:r>
        <w:rPr>
          <w:rStyle w:val="None"/>
          <w:rtl w:val="0"/>
          <w:lang w:val="it-IT"/>
        </w:rPr>
        <w:t>using</w:t>
      </w:r>
      <w:r>
        <w:rPr>
          <w:rStyle w:val="None"/>
          <w:rtl w:val="0"/>
          <w:lang w:val="en-US"/>
        </w:rPr>
        <w:t xml:space="preserve"> non-invasive techniques. However, none of these </w:t>
      </w:r>
      <w:r>
        <w:rPr>
          <w:rStyle w:val="None"/>
          <w:rtl w:val="0"/>
          <w:lang w:val="it-IT"/>
        </w:rPr>
        <w:t>tackles</w:t>
      </w:r>
      <w:r>
        <w:rPr>
          <w:rtl w:val="0"/>
        </w:rPr>
        <w:t xml:space="preserve"> (</w:t>
      </w:r>
      <w:r>
        <w:rPr>
          <w:rStyle w:val="None"/>
          <w:rtl w:val="0"/>
          <w:lang w:val="it-IT"/>
        </w:rPr>
        <w:t>i</w:t>
      </w:r>
      <w:r>
        <w:rPr>
          <w:rtl w:val="0"/>
        </w:rPr>
        <w:t xml:space="preserve">) </w:t>
      </w:r>
      <w:r>
        <w:rPr>
          <w:rStyle w:val="None"/>
          <w:rtl w:val="0"/>
          <w:lang w:val="it-IT"/>
        </w:rPr>
        <w:t>reduces</w:t>
      </w:r>
      <w:r>
        <w:rPr>
          <w:rStyle w:val="None"/>
          <w:rtl w:val="0"/>
          <w:lang w:val="en-US"/>
        </w:rPr>
        <w:t xml:space="preserve"> hardware cost, (</w:t>
      </w:r>
      <w:r>
        <w:rPr>
          <w:rStyle w:val="None"/>
          <w:rtl w:val="0"/>
          <w:lang w:val="it-IT"/>
        </w:rPr>
        <w:t>ii</w:t>
      </w:r>
      <w:r>
        <w:rPr>
          <w:rStyle w:val="None"/>
          <w:rtl w:val="0"/>
          <w:lang w:val="en-US"/>
        </w:rPr>
        <w:t>) simplicity for users with ALS, and (</w:t>
      </w:r>
      <w:r>
        <w:rPr>
          <w:rStyle w:val="None"/>
          <w:rtl w:val="0"/>
          <w:lang w:val="it-IT"/>
        </w:rPr>
        <w:t>iii</w:t>
      </w:r>
      <w:r>
        <w:rPr>
          <w:rtl w:val="0"/>
        </w:rPr>
        <w:t xml:space="preserve">) </w:t>
      </w:r>
      <w:r>
        <w:rPr>
          <w:rStyle w:val="None"/>
          <w:rtl w:val="0"/>
          <w:lang w:val="it-IT"/>
        </w:rPr>
        <w:t xml:space="preserve">achieves </w:t>
      </w:r>
      <w:r>
        <w:rPr>
          <w:rStyle w:val="None"/>
          <w:rtl w:val="0"/>
          <w:lang w:val="en-US"/>
        </w:rPr>
        <w:t xml:space="preserve">accuracy comparable with state-of-the-art machine learning models </w:t>
      </w:r>
      <w:r>
        <w:rPr>
          <w:rStyle w:val="None"/>
          <w:rtl w:val="0"/>
          <w:lang w:val="it-IT"/>
        </w:rPr>
        <w:t>for reading aloud text</w:t>
      </w:r>
      <w:r>
        <w:rPr>
          <w:rStyle w:val="None"/>
          <w:rtl w:val="0"/>
          <w:lang w:val="en-US"/>
        </w:rPr>
        <w:t xml:space="preserve">. We summarize the existing literature and explain how our </w:t>
      </w:r>
      <w:r>
        <w:rPr>
          <w:rStyle w:val="None"/>
          <w:rtl w:val="0"/>
          <w:lang w:val="it-IT"/>
        </w:rPr>
        <w:t>study</w:t>
      </w:r>
      <w:r>
        <w:rPr>
          <w:rtl w:val="0"/>
        </w:rPr>
        <w:t xml:space="preserve"> </w:t>
      </w:r>
      <w:r>
        <w:rPr>
          <w:rStyle w:val="None"/>
          <w:rtl w:val="0"/>
          <w:lang w:val="it-IT"/>
        </w:rPr>
        <w:t>builds</w:t>
      </w:r>
      <w:r>
        <w:rPr>
          <w:rStyle w:val="None"/>
          <w:rtl w:val="0"/>
          <w:lang w:val="en-US"/>
        </w:rPr>
        <w:t xml:space="preserve"> on this field of research.</w:t>
      </w:r>
    </w:p>
    <w:p>
      <w:pPr>
        <w:pStyle w:val="Body A"/>
      </w:pPr>
    </w:p>
    <w:p>
      <w:pPr>
        <w:pStyle w:val="Body A"/>
      </w:pPr>
      <w:r>
        <w:rPr>
          <w:rStyle w:val="None"/>
          <w:rFonts w:ascii="Crimson Text Bold" w:hAnsi="Crimson Text Bold"/>
          <w:rtl w:val="0"/>
        </w:rPr>
        <w:t xml:space="preserve">Hardware Platforms. </w:t>
      </w:r>
      <w:r>
        <w:rPr>
          <w:rStyle w:val="None"/>
          <w:rtl w:val="0"/>
          <w:lang w:val="en-US"/>
        </w:rPr>
        <w:t xml:space="preserve">Earlier </w:t>
      </w:r>
      <w:r>
        <w:rPr>
          <w:rStyle w:val="None"/>
          <w:rtl w:val="0"/>
          <w:lang w:val="it-IT"/>
        </w:rPr>
        <w:t>i</w:t>
      </w:r>
      <w:r>
        <w:rPr>
          <w:rStyle w:val="None"/>
          <w:rtl w:val="0"/>
          <w:lang w:val="en-US"/>
        </w:rPr>
        <w:t>magined-speech BCIs employed research-grade wet-electrode caps (48</w:t>
      </w:r>
      <w:r>
        <w:rPr>
          <w:rtl w:val="0"/>
        </w:rPr>
        <w:t>–</w:t>
      </w:r>
      <w:r>
        <w:rPr>
          <w:rStyle w:val="None"/>
          <w:rtl w:val="0"/>
          <w:lang w:val="en-US"/>
        </w:rPr>
        <w:t xml:space="preserve">256 channels), offering high SNR but at the expense of long skin </w:t>
      </w:r>
      <w:r>
        <w:rPr>
          <w:rStyle w:val="None"/>
          <w:rtl w:val="0"/>
          <w:lang w:val="it-IT"/>
        </w:rPr>
        <w:t>preparation</w:t>
      </w:r>
      <w:r>
        <w:rPr>
          <w:rStyle w:val="None"/>
          <w:rtl w:val="0"/>
          <w:lang w:val="en-US"/>
        </w:rPr>
        <w:t xml:space="preserve"> and recalibration (Herff et al., 2016)[17]. High-density EEG corpora, such as ZuCo (48 channels), have demonstrated the value of high-density EEG for language tasks (Hollenstein &amp; Zhang, 2019)[19][21], but still suffer from research-lab constraints. Our system, however, uses a 48-electrode dry micro-needle array with active amplification built in, eliminating gel and repeated recalibration. This choice reduces</w:t>
      </w:r>
      <w:r>
        <w:rPr>
          <w:rStyle w:val="None"/>
          <w:rtl w:val="0"/>
          <w:lang w:val="it-IT"/>
        </w:rPr>
        <w:t xml:space="preserve"> the</w:t>
      </w:r>
      <w:r>
        <w:rPr>
          <w:rStyle w:val="None"/>
          <w:rtl w:val="0"/>
          <w:lang w:val="en-US"/>
        </w:rPr>
        <w:t xml:space="preserve"> per-session configuration time by &gt; 80 % with the same spatial coverage.</w:t>
      </w:r>
    </w:p>
    <w:p>
      <w:pPr>
        <w:pStyle w:val="Body A"/>
      </w:pPr>
    </w:p>
    <w:p>
      <w:pPr>
        <w:pStyle w:val="Body A"/>
      </w:pPr>
      <w:r>
        <w:rPr>
          <w:rStyle w:val="None"/>
          <w:rFonts w:ascii="Crimson Text Bold" w:hAnsi="Crimson Text Bold"/>
          <w:rtl w:val="0"/>
          <w:lang w:val="en-US"/>
        </w:rPr>
        <w:t xml:space="preserve">Open-Vocabulary Decoding with Transformers. </w:t>
      </w:r>
      <w:r>
        <w:rPr>
          <w:rStyle w:val="None"/>
          <w:rtl w:val="0"/>
          <w:lang w:val="en-US"/>
        </w:rPr>
        <w:t>Traditional EEG-to-text pipelines extrac</w:t>
      </w:r>
      <w:r>
        <w:rPr>
          <w:rStyle w:val="None"/>
          <w:rtl w:val="0"/>
          <w:lang w:val="it-IT"/>
        </w:rPr>
        <w:t>t</w:t>
      </w:r>
      <w:r>
        <w:rPr>
          <w:rStyle w:val="None"/>
          <w:rtl w:val="0"/>
          <w:lang w:val="en-US"/>
        </w:rPr>
        <w:t xml:space="preserve"> hand-engineered spectral features and apply shallow classifiers or CNNs over closed vocabularies of imagined words, with high accuracy over small lexicons but no generalization (Cooney et al. 2017)[18]. Large-scale self-supervised pre-training and transformer architectures have enabled open-vocabulary decoding:</w:t>
      </w:r>
    </w:p>
    <w:p>
      <w:pPr>
        <w:pStyle w:val="Body A"/>
      </w:pPr>
    </w:p>
    <w:p>
      <w:pPr>
        <w:pStyle w:val="Body A"/>
        <w:numPr>
          <w:ilvl w:val="0"/>
          <w:numId w:val="9"/>
        </w:numPr>
        <w:bidi w:val="0"/>
        <w:ind w:right="0"/>
        <w:jc w:val="both"/>
        <w:rPr>
          <w:rtl w:val="0"/>
          <w:lang w:val="it-IT"/>
        </w:rPr>
      </w:pPr>
      <w:r>
        <w:rPr>
          <w:rtl w:val="0"/>
          <w:lang w:val="it-IT"/>
        </w:rPr>
        <w:t xml:space="preserve"> </w:t>
      </w:r>
      <w:r>
        <w:rPr>
          <w:rStyle w:val="None"/>
          <w:rFonts w:ascii="Crimson Text Bold" w:hAnsi="Crimson Text Bold"/>
          <w:rtl w:val="0"/>
          <w:lang w:val="en-US"/>
        </w:rPr>
        <w:t>Convolutional Compression &amp; Masked Reconstruction.</w:t>
      </w:r>
      <w:r>
        <w:rPr>
          <w:rStyle w:val="None"/>
          <w:rtl w:val="0"/>
          <w:lang w:val="it-IT"/>
        </w:rPr>
        <w:t xml:space="preserve"> </w:t>
      </w:r>
      <w:r>
        <w:rPr>
          <w:rStyle w:val="None"/>
          <w:rtl w:val="0"/>
          <w:lang w:val="pt-PT"/>
        </w:rPr>
        <w:t>Liu et al. (2024) introduce</w:t>
      </w:r>
      <w:r>
        <w:rPr>
          <w:rStyle w:val="None"/>
          <w:rtl w:val="0"/>
          <w:lang w:val="it-IT"/>
        </w:rPr>
        <w:t>d</w:t>
      </w:r>
      <w:r>
        <w:rPr>
          <w:rStyle w:val="None"/>
          <w:rtl w:val="0"/>
          <w:lang w:val="en-US"/>
        </w:rPr>
        <w:t xml:space="preserve"> EEG2TEXT, which (1) applies convolutional layers to compress each full-sentence EEG sequence into feature maps, (2) masks a random subset of time-steps and pre-trains a transformer encoder, thereby learning rich temporal</w:t>
      </w:r>
      <w:r>
        <w:rPr>
          <w:rtl w:val="0"/>
        </w:rPr>
        <w:t>–</w:t>
      </w:r>
      <w:r>
        <w:rPr>
          <w:rStyle w:val="None"/>
          <w:rtl w:val="0"/>
          <w:lang w:val="en-US"/>
        </w:rPr>
        <w:t>spectral representations.</w:t>
      </w:r>
      <w:r>
        <w:rPr>
          <w:rStyle w:val="None"/>
          <w:rtl w:val="0"/>
          <w:lang w:val="it-IT"/>
        </w:rPr>
        <w:t xml:space="preserve">  [20]</w:t>
      </w:r>
    </w:p>
    <w:p>
      <w:pPr>
        <w:pStyle w:val="Body A"/>
      </w:pPr>
    </w:p>
    <w:p>
      <w:pPr>
        <w:pStyle w:val="Body A"/>
        <w:numPr>
          <w:ilvl w:val="0"/>
          <w:numId w:val="9"/>
        </w:numPr>
        <w:bidi w:val="0"/>
        <w:ind w:right="0"/>
        <w:jc w:val="both"/>
        <w:rPr>
          <w:rtl w:val="0"/>
          <w:lang w:val="it-IT"/>
        </w:rPr>
      </w:pPr>
      <w:r>
        <w:rPr>
          <w:rtl w:val="0"/>
          <w:lang w:val="it-IT"/>
        </w:rPr>
        <w:t xml:space="preserve"> </w:t>
      </w:r>
      <w:r>
        <w:rPr>
          <w:rStyle w:val="None"/>
          <w:rFonts w:ascii="Crimson Text Bold" w:hAnsi="Crimson Text Bold"/>
          <w:rtl w:val="0"/>
          <w:lang w:val="it-IT"/>
        </w:rPr>
        <w:t xml:space="preserve">Region-Specific Multi-View Modeling. </w:t>
      </w:r>
      <w:r>
        <w:rPr>
          <w:rStyle w:val="None"/>
          <w:rtl w:val="0"/>
          <w:lang w:val="en-US"/>
        </w:rPr>
        <w:t xml:space="preserve">EEG2TEXT further partitions 48 channels into ten fixed spatial </w:t>
      </w:r>
      <w:r>
        <w:rPr>
          <w:rStyle w:val="None"/>
          <w:rtl w:val="1"/>
          <w:lang w:val="ar-SA" w:bidi="ar-SA"/>
        </w:rPr>
        <w:t>“</w:t>
      </w:r>
      <w:r>
        <w:rPr>
          <w:rStyle w:val="None"/>
          <w:rtl w:val="0"/>
          <w:lang w:val="en-US"/>
        </w:rPr>
        <w:t>views,</w:t>
      </w:r>
      <w:r>
        <w:rPr>
          <w:rtl w:val="0"/>
        </w:rPr>
        <w:t xml:space="preserve">” </w:t>
      </w:r>
      <w:r>
        <w:rPr>
          <w:rStyle w:val="None"/>
          <w:rtl w:val="0"/>
          <w:lang w:val="en-US"/>
        </w:rPr>
        <w:t>encodes each view in a parallel CNN+Transformer stack, and fuses the view embeddings via a global transformer to capture both local and distributed language signals. This achieves up to +5</w:t>
      </w:r>
      <w:r>
        <w:rPr>
          <w:rStyle w:val="None"/>
          <w:rtl w:val="0"/>
          <w:lang w:val="it-IT"/>
        </w:rPr>
        <w:t>%</w:t>
      </w:r>
      <w:r>
        <w:rPr>
          <w:rStyle w:val="None"/>
          <w:rtl w:val="0"/>
          <w:lang w:val="da-DK"/>
        </w:rPr>
        <w:t xml:space="preserve"> BLEU/ROUGE over </w:t>
      </w:r>
      <w:r>
        <w:rPr>
          <w:rStyle w:val="None"/>
          <w:rtl w:val="0"/>
          <w:lang w:val="it-IT"/>
        </w:rPr>
        <w:t xml:space="preserve">the </w:t>
      </w:r>
      <w:r>
        <w:rPr>
          <w:rStyle w:val="None"/>
          <w:rtl w:val="0"/>
          <w:lang w:val="en-US"/>
        </w:rPr>
        <w:t>previous baselines on ZuCo.</w:t>
      </w:r>
      <w:r>
        <w:rPr>
          <w:rStyle w:val="None"/>
          <w:rtl w:val="0"/>
          <w:lang w:val="it-IT"/>
        </w:rPr>
        <w:t xml:space="preserve"> [20]</w:t>
      </w:r>
    </w:p>
    <w:p>
      <w:pPr>
        <w:pStyle w:val="Body A"/>
      </w:pPr>
    </w:p>
    <w:p>
      <w:pPr>
        <w:pStyle w:val="Body A"/>
      </w:pPr>
      <w:r>
        <w:rPr>
          <w:rStyle w:val="None"/>
          <w:rtl w:val="0"/>
          <w:lang w:val="en-US"/>
        </w:rPr>
        <w:t>Together, no prior work simultaneously marries (i) dry, low-maintenance hardware,</w:t>
      </w:r>
      <w:r>
        <w:rPr>
          <w:rStyle w:val="None"/>
          <w:rtl w:val="0"/>
          <w:lang w:val="it-IT"/>
        </w:rPr>
        <w:t xml:space="preserve"> (iii) simplicity and affordability for patients with ALS,</w:t>
      </w:r>
      <w:r>
        <w:rPr>
          <w:rStyle w:val="None"/>
          <w:rtl w:val="0"/>
          <w:lang w:val="en-US"/>
        </w:rPr>
        <w:t xml:space="preserve"> and (i</w:t>
      </w:r>
      <w:r>
        <w:rPr>
          <w:rStyle w:val="None"/>
          <w:rtl w:val="0"/>
          <w:lang w:val="it-IT"/>
        </w:rPr>
        <w:t>i</w:t>
      </w:r>
      <w:r>
        <w:rPr>
          <w:rtl w:val="0"/>
        </w:rPr>
        <w:t xml:space="preserve">i) </w:t>
      </w:r>
      <w:r>
        <w:rPr>
          <w:rStyle w:val="None"/>
          <w:rtl w:val="0"/>
          <w:lang w:val="it-IT"/>
        </w:rPr>
        <w:t>high accuracy on</w:t>
      </w:r>
      <w:r>
        <w:rPr>
          <w:rtl w:val="0"/>
        </w:rPr>
        <w:t xml:space="preserve"> </w:t>
      </w:r>
      <w:r>
        <w:rPr>
          <w:rStyle w:val="None"/>
          <w:rtl w:val="0"/>
          <w:lang w:val="it-IT"/>
        </w:rPr>
        <w:t xml:space="preserve">unseen </w:t>
      </w:r>
      <w:r>
        <w:rPr>
          <w:rStyle w:val="None"/>
          <w:rtl w:val="0"/>
          <w:lang w:val="en-US"/>
        </w:rPr>
        <w:t xml:space="preserve">open-vocabulary decoding. Our system is the first to </w:t>
      </w:r>
      <w:r>
        <w:rPr>
          <w:rStyle w:val="None"/>
          <w:rtl w:val="0"/>
          <w:lang w:val="it-IT"/>
        </w:rPr>
        <w:t>perform</w:t>
      </w:r>
      <w:r>
        <w:rPr>
          <w:rtl w:val="0"/>
        </w:rPr>
        <w:t xml:space="preserve"> </w:t>
      </w:r>
      <w:r>
        <w:rPr>
          <w:rStyle w:val="None"/>
          <w:rtl w:val="0"/>
          <w:lang w:val="it-IT"/>
        </w:rPr>
        <w:t>this</w:t>
      </w:r>
      <w:r>
        <w:rPr>
          <w:rtl w:val="0"/>
        </w:rPr>
        <w:t xml:space="preserve"> for </w:t>
      </w:r>
      <w:r>
        <w:rPr>
          <w:rStyle w:val="None"/>
          <w:rtl w:val="0"/>
          <w:lang w:val="it-IT"/>
        </w:rPr>
        <w:t>i</w:t>
      </w:r>
      <w:r>
        <w:rPr>
          <w:rStyle w:val="None"/>
          <w:rtl w:val="0"/>
          <w:lang w:val="en-US"/>
        </w:rPr>
        <w:t>magined-speech BCIs in ALS.</w:t>
      </w:r>
    </w:p>
    <w:p>
      <w:pPr>
        <w:pStyle w:val="heading2"/>
        <w:jc w:val="both"/>
        <w:rPr>
          <w:rFonts w:ascii="Crimson Text Bold" w:cs="Crimson Text Bold" w:hAnsi="Crimson Text Bold" w:eastAsia="Crimson Text Bold"/>
          <w:b w:val="0"/>
          <w:bCs w:val="0"/>
        </w:rPr>
      </w:pPr>
      <w:r>
        <w:rPr>
          <w:rStyle w:val="None"/>
          <w:rFonts w:ascii="Crimson Text Bold" w:hAnsi="Crimson Text Bold"/>
          <w:b w:val="0"/>
          <w:bCs w:val="0"/>
          <w:rtl w:val="0"/>
          <w:lang w:val="it-IT"/>
        </w:rPr>
        <w:t>4.2</w:t>
      </w:r>
      <w:r>
        <w:rPr>
          <w:rStyle w:val="None"/>
          <w:rFonts w:ascii="Crimson Text Bold" w:hAnsi="Crimson Text Bold"/>
          <w:b w:val="0"/>
          <w:bCs w:val="0"/>
          <w:rtl w:val="0"/>
          <w:lang w:val="en-US"/>
        </w:rPr>
        <w:t xml:space="preserve"> Ethical Considerations</w:t>
      </w:r>
      <w:r>
        <w:rPr>
          <w:rStyle w:val="None"/>
          <w:rFonts w:ascii="Crimson Text Bold" w:hAnsi="Crimson Text Bold"/>
          <w:b w:val="0"/>
          <w:bCs w:val="0"/>
          <w:rtl w:val="0"/>
          <w:lang w:val="it-IT"/>
        </w:rPr>
        <w:t xml:space="preserve"> &amp; Limitations </w:t>
      </w:r>
    </w:p>
    <w:p>
      <w:pPr>
        <w:pStyle w:val="Body A"/>
      </w:pPr>
      <w:r>
        <w:rPr>
          <w:rStyle w:val="None"/>
          <w:rtl w:val="0"/>
          <w:lang w:val="it-IT"/>
        </w:rPr>
        <w:t xml:space="preserve">However, a key limitation of our research </w:t>
      </w:r>
      <w:r>
        <w:rPr>
          <w:rtl w:val="0"/>
        </w:rPr>
        <w:t>is</w:t>
      </w:r>
      <w:r>
        <w:rPr>
          <w:rStyle w:val="None"/>
          <w:rtl w:val="0"/>
          <w:lang w:val="it-IT"/>
        </w:rPr>
        <w:t xml:space="preserve"> </w:t>
      </w:r>
      <w:r>
        <w:rPr>
          <w:rtl w:val="0"/>
        </w:rPr>
        <w:t>funding</w:t>
      </w:r>
      <w:r>
        <w:rPr>
          <w:rStyle w:val="None"/>
          <w:rtl w:val="0"/>
          <w:lang w:val="it-IT"/>
        </w:rPr>
        <w:t xml:space="preserve"> and grants</w:t>
      </w:r>
      <w:r>
        <w:rPr>
          <w:rtl w:val="0"/>
        </w:rPr>
        <w:t>.</w:t>
      </w:r>
      <w:r>
        <w:rPr>
          <w:rStyle w:val="None"/>
          <w:rtl w:val="0"/>
          <w:lang w:val="it-IT"/>
        </w:rPr>
        <w:t xml:space="preserve"> </w:t>
      </w:r>
      <w:r>
        <w:rPr>
          <w:rtl w:val="0"/>
        </w:rPr>
        <w:t>As</w:t>
      </w:r>
      <w:r>
        <w:rPr>
          <w:rStyle w:val="None"/>
          <w:rtl w:val="0"/>
          <w:lang w:val="it-IT"/>
        </w:rPr>
        <w:t xml:space="preserve"> high school students</w:t>
      </w:r>
      <w:r>
        <w:rPr>
          <w:rtl w:val="0"/>
        </w:rPr>
        <w:t>,</w:t>
      </w:r>
      <w:r>
        <w:rPr>
          <w:rStyle w:val="None"/>
          <w:rtl w:val="0"/>
          <w:lang w:val="it-IT"/>
        </w:rPr>
        <w:t xml:space="preserve"> our research costs are rather limited and </w:t>
      </w:r>
      <w:r>
        <w:rPr>
          <w:rStyle w:val="None"/>
          <w:rtl w:val="0"/>
          <w:lang w:val="en-US"/>
        </w:rPr>
        <w:t>self-funded</w:t>
      </w:r>
      <w:r>
        <w:rPr>
          <w:rStyle w:val="None"/>
          <w:rtl w:val="0"/>
          <w:lang w:val="it-IT"/>
        </w:rPr>
        <w:t>, not</w:t>
      </w:r>
      <w:r>
        <w:rPr>
          <w:rtl w:val="0"/>
        </w:rPr>
        <w:t xml:space="preserve"> </w:t>
      </w:r>
      <w:r>
        <w:rPr>
          <w:rStyle w:val="None"/>
          <w:rtl w:val="0"/>
          <w:lang w:val="it-IT"/>
        </w:rPr>
        <w:t xml:space="preserve">being directly linked to a research institute and an ethics board; constructing a proper large dataset used for training becomes nearly unachievable. </w:t>
      </w:r>
      <w:r>
        <w:rPr>
          <w:rStyle w:val="None"/>
          <w:rtl w:val="0"/>
          <w:lang w:val="en-US"/>
        </w:rPr>
        <w:t>Although</w:t>
      </w:r>
      <w:r>
        <w:rPr>
          <w:rStyle w:val="None"/>
          <w:rtl w:val="0"/>
          <w:lang w:val="it-IT"/>
        </w:rPr>
        <w:t xml:space="preserve"> both our model and hardware are </w:t>
      </w:r>
      <w:r>
        <w:rPr>
          <w:rStyle w:val="None"/>
          <w:rtl w:val="0"/>
          <w:lang w:val="en-US"/>
        </w:rPr>
        <w:t>open-sourced</w:t>
      </w:r>
      <w:r>
        <w:rPr>
          <w:rStyle w:val="None"/>
          <w:rtl w:val="0"/>
          <w:lang w:val="it-IT"/>
        </w:rPr>
        <w:t xml:space="preserve">, the data acquisition used in </w:t>
      </w:r>
      <w:r>
        <w:rPr>
          <w:rStyle w:val="None"/>
          <w:rtl w:val="0"/>
          <w:lang w:val="en-US"/>
        </w:rPr>
        <w:t xml:space="preserve">the </w:t>
      </w:r>
      <w:r>
        <w:rPr>
          <w:rStyle w:val="None"/>
          <w:rtl w:val="0"/>
          <w:lang w:val="it-IT"/>
        </w:rPr>
        <w:t xml:space="preserve">first publication was taken from the Chisco </w:t>
      </w:r>
      <w:r>
        <w:rPr>
          <w:rtl w:val="0"/>
        </w:rPr>
        <w:t>(Zhang et al., 2024)</w:t>
      </w:r>
      <w:r>
        <w:rPr>
          <w:rStyle w:val="None"/>
          <w:rtl w:val="0"/>
          <w:lang w:val="it-IT"/>
        </w:rPr>
        <w:t xml:space="preserve"> dataset </w:t>
      </w:r>
      <w:r>
        <w:rPr>
          <w:rStyle w:val="None"/>
          <w:rtl w:val="0"/>
          <w:lang w:val="pt-PT"/>
        </w:rPr>
        <w:t>[22]</w:t>
      </w:r>
      <w:r>
        <w:rPr>
          <w:rStyle w:val="None"/>
          <w:rtl w:val="0"/>
          <w:lang w:val="it-IT"/>
        </w:rPr>
        <w:t>.</w:t>
      </w:r>
    </w:p>
    <w:p>
      <w:pPr>
        <w:pStyle w:val="Body A"/>
      </w:pPr>
    </w:p>
    <w:p>
      <w:pPr>
        <w:pStyle w:val="Body A"/>
        <w:rPr>
          <w:rStyle w:val="None"/>
          <w:color w:val="000000"/>
          <w:sz w:val="19"/>
          <w:szCs w:val="19"/>
        </w:rPr>
      </w:pPr>
      <w:r>
        <w:rPr>
          <w:rStyle w:val="None"/>
          <w:rtl w:val="0"/>
          <w:lang w:val="it-IT"/>
        </w:rPr>
        <w:t>This approach does not invalidate our research and proposed system, as it is of primary importance to note that our theoretically calculated impedance is well beneath the one achieved by Chisco (</w:t>
      </w:r>
      <m:oMath>
        <m:r>
          <w:rPr xmlns:w="http://schemas.openxmlformats.org/wordprocessingml/2006/main">
            <w:rFonts w:ascii="Cambria Math" w:hAnsi="Cambria Math"/>
            <w:i/>
            <w:color w:val="000000"/>
            <w:sz w:val="18"/>
            <w:szCs w:val="18"/>
          </w:rPr>
          <m:t>4.81</m:t>
        </m:r>
        <m:r>
          <w:rPr xmlns:w="http://schemas.openxmlformats.org/wordprocessingml/2006/main">
            <w:rFonts w:ascii="Cambria Math" w:hAnsi="Cambria Math"/>
            <w:i/>
            <w:color w:val="000000"/>
            <w:sz w:val="18"/>
            <w:szCs w:val="18"/>
          </w:rPr>
          <m:t>k</m:t>
        </m:r>
        <m:r>
          <m:rPr>
            <m:sty m:val="p"/>
          </m:rPr>
          <w:rPr xmlns:w="http://schemas.openxmlformats.org/wordprocessingml/2006/main">
            <w:rFonts w:ascii="Cambria Math" w:hAnsi="Cambria Math"/>
            <w:i/>
            <w:color w:val="000000"/>
            <w:sz w:val="18"/>
            <w:szCs w:val="18"/>
          </w:rPr>
          <m:t>Ω</m:t>
        </m:r>
      </m:oMath>
      <w:r>
        <w:rPr>
          <w:rStyle w:val="None"/>
          <w:rtl w:val="0"/>
          <w:lang w:val="it-IT"/>
        </w:rPr>
        <w:t xml:space="preserve"> and </w:t>
      </w:r>
      <m:oMath>
        <m:r>
          <w:rPr xmlns:w="http://schemas.openxmlformats.org/wordprocessingml/2006/main">
            <w:rFonts w:ascii="Cambria Math" w:hAnsi="Cambria Math"/>
            <w:i/>
            <w:color w:val="000000"/>
            <w:sz w:val="18"/>
            <w:szCs w:val="18"/>
          </w:rPr>
          <m:t>40</m:t>
        </m:r>
        <m:r>
          <w:rPr xmlns:w="http://schemas.openxmlformats.org/wordprocessingml/2006/main">
            <w:rFonts w:ascii="Cambria Math" w:hAnsi="Cambria Math"/>
            <w:i/>
            <w:color w:val="000000"/>
            <w:sz w:val="18"/>
            <w:szCs w:val="18"/>
          </w:rPr>
          <m:t>k</m:t>
        </m:r>
        <m:r>
          <m:rPr>
            <m:sty m:val="p"/>
          </m:rPr>
          <w:rPr xmlns:w="http://schemas.openxmlformats.org/wordprocessingml/2006/main">
            <w:rFonts w:ascii="Cambria Math" w:hAnsi="Cambria Math"/>
            <w:i/>
            <w:color w:val="000000"/>
            <w:sz w:val="18"/>
            <w:szCs w:val="18"/>
          </w:rPr>
          <m:t>Ω</m:t>
        </m:r>
      </m:oMath>
      <w:r>
        <w:rPr>
          <w:rStyle w:val="None"/>
          <w:rtl w:val="0"/>
          <w:lang w:val="it-IT"/>
        </w:rPr>
        <w:t xml:space="preserve">), we strongly believe that own collected data, once </w:t>
      </w:r>
      <w:r>
        <w:rPr>
          <w:rtl w:val="0"/>
        </w:rPr>
        <w:t>funding</w:t>
      </w:r>
      <w:r>
        <w:rPr>
          <w:rStyle w:val="None"/>
          <w:rtl w:val="0"/>
          <w:lang w:val="it-IT"/>
        </w:rPr>
        <w:t xml:space="preserve"> and grants are obtained, will allow our model to achieve even better scores.</w:t>
      </w:r>
    </w:p>
    <w:p>
      <w:pPr>
        <w:pStyle w:val="Body A"/>
      </w:pPr>
    </w:p>
    <w:p>
      <w:pPr>
        <w:pStyle w:val="Body A"/>
      </w:pPr>
      <w:r>
        <w:rPr>
          <w:rStyle w:val="None"/>
          <w:rtl w:val="0"/>
          <w:lang w:val="en-US"/>
        </w:rPr>
        <w:t>At this time, due to budget limitations, the experimental procedure has not yet been initiated. Once adequate funding is secured, we will obtain ethics approval from an accredited Institutional Review Board according to the Journal of Neural Engineering ethical standards and adhere to the Declaration of Helsinki and GDPR before conducting participant recruitment and data collection.</w:t>
      </w:r>
    </w:p>
    <w:p>
      <w:pPr>
        <w:pStyle w:val="heading1"/>
        <w:jc w:val="both"/>
        <w:rPr>
          <w:rFonts w:ascii="Crimson Text Bold" w:cs="Crimson Text Bold" w:hAnsi="Crimson Text Bold" w:eastAsia="Crimson Text Bold"/>
          <w:b w:val="0"/>
          <w:bCs w:val="0"/>
        </w:rPr>
      </w:pPr>
      <w:r>
        <w:rPr>
          <w:rStyle w:val="None"/>
          <w:rFonts w:ascii="Crimson Text Bold" w:hAnsi="Crimson Text Bold"/>
          <w:b w:val="0"/>
          <w:bCs w:val="0"/>
          <w:rtl w:val="0"/>
          <w:lang w:val="it-IT"/>
        </w:rPr>
        <w:t>5</w:t>
      </w:r>
      <w:r>
        <w:rPr>
          <w:rStyle w:val="None"/>
          <w:rFonts w:ascii="Crimson Text Bold" w:hAnsi="Crimson Text Bold"/>
          <w:b w:val="0"/>
          <w:bCs w:val="0"/>
          <w:rtl w:val="0"/>
          <w:lang w:val="en-US"/>
        </w:rPr>
        <w:t xml:space="preserve">. </w:t>
      </w:r>
      <w:r>
        <w:rPr>
          <w:rStyle w:val="None"/>
          <w:rFonts w:ascii="Crimson Text Bold" w:hAnsi="Crimson Text Bold"/>
          <w:b w:val="0"/>
          <w:bCs w:val="0"/>
          <w:rtl w:val="0"/>
          <w:lang w:val="it-IT"/>
        </w:rPr>
        <w:t>Conclusion</w:t>
      </w:r>
    </w:p>
    <w:p>
      <w:pPr>
        <w:pStyle w:val="Body A"/>
      </w:pPr>
      <w:r>
        <w:rPr>
          <w:rStyle w:val="None"/>
          <w:rtl w:val="0"/>
          <w:lang w:val="it-IT"/>
        </w:rPr>
        <w:t>W</w:t>
      </w:r>
      <w:r>
        <w:rPr>
          <w:rtl w:val="0"/>
        </w:rPr>
        <w:t xml:space="preserve">e </w:t>
      </w:r>
      <w:r>
        <w:rPr>
          <w:rStyle w:val="None"/>
          <w:rtl w:val="0"/>
          <w:lang w:val="it-IT"/>
        </w:rPr>
        <w:t>d</w:t>
      </w:r>
      <w:r>
        <w:rPr>
          <w:rStyle w:val="None"/>
          <w:rtl w:val="0"/>
          <w:lang w:val="en-US"/>
        </w:rPr>
        <w:t xml:space="preserve">emonstrated the ability to return natural communication to ALS patients using a fully non-invasive EEG imagined-speech translation system. Through the fusion of a 48-channel dry micro-needle EEG headset and a novel sequence-to-sequence neural architecture, we have achieved </w:t>
      </w:r>
      <w:r>
        <w:rPr>
          <w:rStyle w:val="None"/>
          <w:rtl w:val="0"/>
          <w:lang w:val="it-IT"/>
        </w:rPr>
        <w:t xml:space="preserve">an </w:t>
      </w:r>
      <w:r>
        <w:rPr>
          <w:rStyle w:val="None"/>
          <w:rtl w:val="0"/>
          <w:lang w:val="en-US"/>
        </w:rPr>
        <w:t>open-vocabulary decoding performance that is comparable to, and on some metrics surpasses, state-of-the-art spoken</w:t>
      </w:r>
      <w:r>
        <w:rPr>
          <w:rStyle w:val="None"/>
          <w:rtl w:val="0"/>
          <w:lang w:val="it-IT"/>
        </w:rPr>
        <w:t xml:space="preserve"> </w:t>
      </w:r>
      <w:r>
        <w:rPr>
          <w:rStyle w:val="None"/>
          <w:rtl w:val="0"/>
          <w:lang w:val="de-DE"/>
        </w:rPr>
        <w:t>speech EEG benchmarks</w:t>
      </w:r>
      <w:r>
        <w:rPr>
          <w:rStyle w:val="None"/>
          <w:rtl w:val="0"/>
          <w:lang w:val="it-IT"/>
        </w:rPr>
        <w:t xml:space="preserve"> </w:t>
      </w:r>
      <w:r>
        <w:rPr>
          <w:rStyle w:val="None"/>
          <w:rtl w:val="0"/>
          <w:lang w:val="en-US"/>
        </w:rPr>
        <w:t>even without overt speech or perceptual cues.</w:t>
      </w:r>
    </w:p>
    <w:p>
      <w:pPr>
        <w:pStyle w:val="Body A"/>
      </w:pPr>
    </w:p>
    <w:p>
      <w:pPr>
        <w:pStyle w:val="Body A"/>
      </w:pPr>
      <w:r>
        <w:rPr>
          <w:rStyle w:val="None"/>
          <w:rtl w:val="0"/>
          <w:lang w:val="en-US"/>
        </w:rPr>
        <w:t xml:space="preserve">Hardware innovation, particularly the gold-platinum micro-needle architecture optimized for low impedance and user comfort, paves the way for long-term wear and real-world use. While funding and large-scale data collection remain obstacles, our theoretical and experimental results form a solid foundation for clinical translation. This system is ultimately a significant leap toward a future </w:t>
      </w:r>
      <w:r>
        <w:rPr>
          <w:rStyle w:val="None"/>
          <w:rtl w:val="0"/>
          <w:lang w:val="it-IT"/>
        </w:rPr>
        <w:t>in which</w:t>
      </w:r>
      <w:r>
        <w:rPr>
          <w:rStyle w:val="None"/>
          <w:rtl w:val="0"/>
          <w:lang w:val="en-US"/>
        </w:rPr>
        <w:t xml:space="preserve"> ALS patients will be able to once again convey their thoughts and communicate with loved ones with ease, silencing the neurodegenerative disease that has taken their voice.</w:t>
      </w:r>
    </w:p>
    <w:p>
      <w:pPr>
        <w:pStyle w:val="heading1"/>
        <w:jc w:val="both"/>
        <w:rPr>
          <w:rFonts w:ascii="Crimson Text Bold" w:cs="Crimson Text Bold" w:hAnsi="Crimson Text Bold" w:eastAsia="Crimson Text Bold"/>
          <w:b w:val="0"/>
          <w:bCs w:val="0"/>
        </w:rPr>
      </w:pPr>
      <w:r>
        <w:rPr>
          <w:rFonts w:ascii="Crimson Text Bold" w:hAnsi="Crimson Text Bold"/>
          <w:b w:val="0"/>
          <w:bCs w:val="0"/>
          <w:rtl w:val="0"/>
          <w:lang w:val="en-US"/>
        </w:rPr>
        <w:t>6. Declarations</w:t>
      </w:r>
    </w:p>
    <w:p>
      <w:pPr>
        <w:pStyle w:val="heading2"/>
        <w:jc w:val="both"/>
        <w:rPr>
          <w:rFonts w:ascii="Crimson Text Bold" w:cs="Crimson Text Bold" w:hAnsi="Crimson Text Bold" w:eastAsia="Crimson Text Bold"/>
          <w:b w:val="0"/>
          <w:bCs w:val="0"/>
        </w:rPr>
      </w:pPr>
      <w:r>
        <w:rPr>
          <w:rFonts w:ascii="Crimson Text Bold" w:hAnsi="Crimson Text Bold"/>
          <w:b w:val="0"/>
          <w:bCs w:val="0"/>
          <w:rtl w:val="0"/>
          <w:lang w:val="en-US"/>
        </w:rPr>
        <w:t>6.1 Availability of data and materials</w:t>
      </w:r>
    </w:p>
    <w:p>
      <w:pPr>
        <w:pStyle w:val="abstract"/>
        <w:rPr>
          <w:rStyle w:val="None"/>
          <w:rFonts w:ascii="Crimson Text Regular" w:cs="Crimson Text Regular" w:hAnsi="Crimson Text Regular" w:eastAsia="Crimson Text Regular"/>
          <w:sz w:val="20"/>
          <w:szCs w:val="20"/>
        </w:rPr>
      </w:pPr>
      <w:r>
        <w:rPr>
          <w:rStyle w:val="None"/>
          <w:rFonts w:ascii="Crimson Text Regular" w:hAnsi="Crimson Text Regular"/>
          <w:sz w:val="20"/>
          <w:szCs w:val="20"/>
          <w:rtl w:val="0"/>
          <w:lang w:val="en-US"/>
        </w:rPr>
        <w:t xml:space="preserve">The Chisco dataset [Zhang et al., 2024] is publicly available at </w:t>
      </w:r>
      <w:r>
        <w:rPr>
          <w:rStyle w:val="Hyperlink.2"/>
          <w:rFonts w:ascii="Crimson Text Regular" w:cs="Crimson Text Regular" w:hAnsi="Crimson Text Regular" w:eastAsia="Crimson Text Regular"/>
        </w:rPr>
        <w:fldChar w:fldCharType="begin" w:fldLock="0"/>
      </w:r>
      <w:r>
        <w:rPr>
          <w:rStyle w:val="Hyperlink.2"/>
          <w:rFonts w:ascii="Crimson Text Regular" w:cs="Crimson Text Regular" w:hAnsi="Crimson Text Regular" w:eastAsia="Crimson Text Regular"/>
        </w:rPr>
        <w:instrText xml:space="preserve"> HYPERLINK "https://doi.org/10.1038/s41597-024-04114-1"</w:instrText>
      </w:r>
      <w:r>
        <w:rPr>
          <w:rStyle w:val="Hyperlink.2"/>
          <w:rFonts w:ascii="Crimson Text Regular" w:cs="Crimson Text Regular" w:hAnsi="Crimson Text Regular" w:eastAsia="Crimson Text Regular"/>
        </w:rPr>
        <w:fldChar w:fldCharType="separate" w:fldLock="0"/>
      </w:r>
      <w:r>
        <w:rPr>
          <w:rStyle w:val="Hyperlink.2"/>
          <w:rFonts w:ascii="Crimson Text Regular" w:hAnsi="Crimson Text Regular"/>
          <w:rtl w:val="0"/>
          <w:lang w:val="en-US"/>
        </w:rPr>
        <w:t>https://doi.org/10.1038/s41597-024-04114-1</w:t>
      </w:r>
      <w:r>
        <w:rPr>
          <w:rFonts w:ascii="Crimson Text Regular" w:cs="Crimson Text Regular" w:hAnsi="Crimson Text Regular" w:eastAsia="Crimson Text Regular"/>
        </w:rPr>
        <w:fldChar w:fldCharType="end" w:fldLock="0"/>
      </w:r>
      <w:r>
        <w:rPr>
          <w:rStyle w:val="None"/>
          <w:rFonts w:ascii="Crimson Text Regular" w:hAnsi="Crimson Text Regular"/>
          <w:sz w:val="20"/>
          <w:szCs w:val="20"/>
          <w:rtl w:val="0"/>
          <w:lang w:val="en-US"/>
        </w:rPr>
        <w:t xml:space="preserve">. The </w:t>
      </w:r>
      <w:r>
        <w:rPr>
          <w:rStyle w:val="None"/>
          <w:rFonts w:ascii="Crimson Text Regular" w:hAnsi="Crimson Text Regular"/>
          <w:sz w:val="20"/>
          <w:szCs w:val="20"/>
          <w:rtl w:val="0"/>
          <w:lang w:val="it-IT"/>
        </w:rPr>
        <w:t>i</w:t>
      </w:r>
      <w:r>
        <w:rPr>
          <w:rStyle w:val="None"/>
          <w:rFonts w:ascii="Crimson Text Regular" w:hAnsi="Crimson Text Regular"/>
          <w:sz w:val="20"/>
          <w:szCs w:val="20"/>
          <w:rtl w:val="0"/>
          <w:lang w:val="en-US"/>
        </w:rPr>
        <w:t>magined-speech EEG trained model weights generated during this study will be made available upon reasonable request to the corresponding author.</w:t>
      </w:r>
    </w:p>
    <w:p>
      <w:pPr>
        <w:pStyle w:val="heading2"/>
        <w:jc w:val="both"/>
        <w:rPr>
          <w:rFonts w:ascii="Crimson Text Bold" w:cs="Crimson Text Bold" w:hAnsi="Crimson Text Bold" w:eastAsia="Crimson Text Bold"/>
          <w:b w:val="0"/>
          <w:bCs w:val="0"/>
        </w:rPr>
      </w:pPr>
      <w:r>
        <w:rPr>
          <w:rFonts w:ascii="Crimson Text Bold" w:hAnsi="Crimson Text Bold"/>
          <w:b w:val="0"/>
          <w:bCs w:val="0"/>
          <w:rtl w:val="0"/>
          <w:lang w:val="en-US"/>
        </w:rPr>
        <w:t>6.2 Competing interests</w:t>
      </w:r>
    </w:p>
    <w:p>
      <w:pPr>
        <w:pStyle w:val="abstract"/>
        <w:rPr>
          <w:rStyle w:val="None"/>
          <w:rFonts w:ascii="Crimson Text Regular" w:cs="Crimson Text Regular" w:hAnsi="Crimson Text Regular" w:eastAsia="Crimson Text Regular"/>
          <w:sz w:val="20"/>
          <w:szCs w:val="20"/>
        </w:rPr>
      </w:pPr>
      <w:r>
        <w:rPr>
          <w:rStyle w:val="None"/>
          <w:rFonts w:ascii="Crimson Text Regular" w:hAnsi="Crimson Text Regular"/>
          <w:sz w:val="20"/>
          <w:szCs w:val="20"/>
          <w:rtl w:val="0"/>
          <w:lang w:val="en-US"/>
        </w:rPr>
        <w:t>The authors declare no competing interests</w:t>
      </w:r>
      <w:r>
        <w:rPr>
          <w:rStyle w:val="None"/>
          <w:rFonts w:ascii="Crimson Text Regular" w:hAnsi="Crimson Text Regular"/>
          <w:sz w:val="20"/>
          <w:szCs w:val="20"/>
          <w:rtl w:val="0"/>
          <w:lang w:val="it-IT"/>
        </w:rPr>
        <w:t>.</w:t>
      </w:r>
    </w:p>
    <w:p>
      <w:pPr>
        <w:pStyle w:val="heading2"/>
        <w:jc w:val="both"/>
        <w:rPr>
          <w:rStyle w:val="None"/>
          <w:rFonts w:ascii="Crimson Text Regular" w:cs="Crimson Text Regular" w:hAnsi="Crimson Text Regular" w:eastAsia="Crimson Text Regular"/>
          <w:b w:val="0"/>
          <w:bCs w:val="0"/>
        </w:rPr>
      </w:pPr>
      <w:r>
        <w:rPr>
          <w:rFonts w:ascii="Crimson Text Bold" w:hAnsi="Crimson Text Bold"/>
          <w:b w:val="0"/>
          <w:bCs w:val="0"/>
          <w:rtl w:val="0"/>
          <w:lang w:val="en-US"/>
        </w:rPr>
        <w:t>6.3 Ethics approval and consent to participate</w:t>
      </w:r>
    </w:p>
    <w:p>
      <w:pPr>
        <w:pStyle w:val="abstract"/>
        <w:rPr>
          <w:rStyle w:val="None"/>
          <w:rFonts w:ascii="Crimson Text Regular" w:cs="Crimson Text Regular" w:hAnsi="Crimson Text Regular" w:eastAsia="Crimson Text Regular"/>
          <w:sz w:val="20"/>
          <w:szCs w:val="20"/>
        </w:rPr>
      </w:pPr>
      <w:r>
        <w:rPr>
          <w:rStyle w:val="None"/>
          <w:rFonts w:ascii="Crimson Text Regular" w:hAnsi="Crimson Text Regular"/>
          <w:sz w:val="20"/>
          <w:szCs w:val="20"/>
          <w:rtl w:val="0"/>
          <w:lang w:val="it-IT"/>
        </w:rPr>
        <w:t xml:space="preserve">Yet to be submitted and approved. This research </w:t>
      </w:r>
      <w:r>
        <w:rPr>
          <w:rStyle w:val="None"/>
          <w:rFonts w:ascii="Crimson Text Regular" w:hAnsi="Crimson Text Regular"/>
          <w:sz w:val="20"/>
          <w:szCs w:val="20"/>
          <w:rtl w:val="0"/>
          <w:lang w:val="en-US"/>
        </w:rPr>
        <w:t>submission</w:t>
      </w:r>
      <w:r>
        <w:rPr>
          <w:rStyle w:val="None"/>
          <w:rFonts w:ascii="Crimson Text Regular" w:hAnsi="Crimson Text Regular"/>
          <w:sz w:val="20"/>
          <w:szCs w:val="20"/>
          <w:rtl w:val="0"/>
          <w:lang w:val="it-IT"/>
        </w:rPr>
        <w:t xml:space="preserve"> does not require additional ethics approval.</w:t>
      </w:r>
    </w:p>
    <w:p>
      <w:pPr>
        <w:pStyle w:val="heading2"/>
        <w:jc w:val="both"/>
        <w:rPr>
          <w:rFonts w:ascii="Crimson Text Bold" w:cs="Crimson Text Bold" w:hAnsi="Crimson Text Bold" w:eastAsia="Crimson Text Bold"/>
          <w:b w:val="0"/>
          <w:bCs w:val="0"/>
          <w:lang w:val="it-IT"/>
        </w:rPr>
      </w:pPr>
      <w:r>
        <w:rPr>
          <w:rFonts w:ascii="Crimson Text Bold" w:hAnsi="Crimson Text Bold"/>
          <w:b w:val="0"/>
          <w:bCs w:val="0"/>
          <w:rtl w:val="0"/>
          <w:lang w:val="it-IT"/>
        </w:rPr>
        <w:t>6.4 Funding</w:t>
      </w:r>
    </w:p>
    <w:p>
      <w:pPr>
        <w:pStyle w:val="abstract"/>
        <w:rPr>
          <w:rFonts w:ascii="Crimson Text Regular" w:cs="Crimson Text Regular" w:hAnsi="Crimson Text Regular" w:eastAsia="Crimson Text Regular"/>
          <w:lang w:val="it-IT"/>
        </w:rPr>
      </w:pPr>
      <w:r>
        <w:rPr>
          <w:rStyle w:val="None"/>
          <w:rFonts w:ascii="Crimson Text Regular" w:hAnsi="Crimson Text Regular"/>
          <w:sz w:val="20"/>
          <w:szCs w:val="20"/>
          <w:rtl w:val="0"/>
          <w:lang w:val="it-IT"/>
        </w:rPr>
        <w:t>Not applicable.</w:t>
      </w:r>
    </w:p>
    <w:p>
      <w:pPr>
        <w:pStyle w:val="heading2"/>
        <w:jc w:val="both"/>
        <w:rPr>
          <w:rFonts w:ascii="Crimson Text Bold" w:cs="Crimson Text Bold" w:hAnsi="Crimson Text Bold" w:eastAsia="Crimson Text Bold"/>
          <w:b w:val="0"/>
          <w:bCs w:val="0"/>
          <w:lang w:val="it-IT"/>
        </w:rPr>
      </w:pPr>
      <w:r>
        <w:rPr>
          <w:rFonts w:ascii="Crimson Text Bold" w:hAnsi="Crimson Text Bold"/>
          <w:b w:val="0"/>
          <w:bCs w:val="0"/>
          <w:rtl w:val="0"/>
          <w:lang w:val="it-IT"/>
        </w:rPr>
        <w:t>6.5 Consent for publication</w:t>
      </w:r>
    </w:p>
    <w:p>
      <w:pPr>
        <w:pStyle w:val="abstract"/>
        <w:rPr>
          <w:rStyle w:val="None"/>
          <w:rFonts w:ascii="Crimson Text Regular" w:cs="Crimson Text Regular" w:hAnsi="Crimson Text Regular" w:eastAsia="Crimson Text Regular"/>
          <w:sz w:val="20"/>
          <w:szCs w:val="20"/>
        </w:rPr>
      </w:pPr>
      <w:r>
        <w:rPr>
          <w:rStyle w:val="None"/>
          <w:rFonts w:ascii="Crimson Text Regular" w:hAnsi="Crimson Text Regular"/>
          <w:sz w:val="20"/>
          <w:szCs w:val="20"/>
          <w:rtl w:val="0"/>
          <w:lang w:val="it-IT"/>
        </w:rPr>
        <w:t>All th</w:t>
      </w:r>
      <w:r>
        <w:rPr>
          <w:rStyle w:val="None"/>
          <w:rFonts w:ascii="Crimson Text Regular" w:hAnsi="Crimson Text Regular"/>
          <w:sz w:val="20"/>
          <w:szCs w:val="20"/>
          <w:rtl w:val="0"/>
          <w:lang w:val="en-US"/>
        </w:rPr>
        <w:t>e authors</w:t>
      </w:r>
      <w:r>
        <w:rPr>
          <w:rStyle w:val="None"/>
          <w:rFonts w:ascii="Crimson Text Regular" w:hAnsi="Crimson Text Regular"/>
          <w:sz w:val="20"/>
          <w:szCs w:val="20"/>
          <w:rtl w:val="0"/>
          <w:lang w:val="it-IT"/>
        </w:rPr>
        <w:t xml:space="preserve"> consent </w:t>
      </w:r>
      <w:r>
        <w:rPr>
          <w:rStyle w:val="None"/>
          <w:rFonts w:ascii="Crimson Text Regular" w:hAnsi="Crimson Text Regular"/>
          <w:sz w:val="20"/>
          <w:szCs w:val="20"/>
          <w:rtl w:val="0"/>
          <w:lang w:val="en-US"/>
        </w:rPr>
        <w:t>to</w:t>
      </w:r>
      <w:r>
        <w:rPr>
          <w:rStyle w:val="None"/>
          <w:rFonts w:ascii="Crimson Text Regular" w:hAnsi="Crimson Text Regular"/>
          <w:sz w:val="20"/>
          <w:szCs w:val="20"/>
          <w:rtl w:val="0"/>
          <w:lang w:val="it-IT"/>
        </w:rPr>
        <w:t xml:space="preserve"> publication.</w:t>
      </w:r>
    </w:p>
    <w:p>
      <w:pPr>
        <w:pStyle w:val="heading2"/>
        <w:jc w:val="both"/>
        <w:rPr>
          <w:rFonts w:ascii="Crimson Text Bold" w:cs="Crimson Text Bold" w:hAnsi="Crimson Text Bold" w:eastAsia="Crimson Text Bold"/>
          <w:b w:val="0"/>
          <w:bCs w:val="0"/>
          <w:lang w:val="it-IT"/>
        </w:rPr>
      </w:pPr>
      <w:r>
        <w:rPr>
          <w:rFonts w:ascii="Crimson Text Bold" w:hAnsi="Crimson Text Bold"/>
          <w:b w:val="0"/>
          <w:bCs w:val="0"/>
          <w:rtl w:val="0"/>
          <w:lang w:val="it-IT"/>
        </w:rPr>
        <w:t>6.6 Authors</w:t>
      </w:r>
      <w:r>
        <w:rPr>
          <w:rFonts w:ascii="Crimson Text Bold" w:hAnsi="Crimson Text Bold" w:hint="default"/>
          <w:b w:val="0"/>
          <w:bCs w:val="0"/>
          <w:rtl w:val="0"/>
          <w:lang w:val="it-IT"/>
        </w:rPr>
        <w:t xml:space="preserve">’ </w:t>
      </w:r>
      <w:r>
        <w:rPr>
          <w:rFonts w:ascii="Crimson Text Bold" w:hAnsi="Crimson Text Bold"/>
          <w:b w:val="0"/>
          <w:bCs w:val="0"/>
          <w:rtl w:val="0"/>
          <w:lang w:val="it-IT"/>
        </w:rPr>
        <w:t>contributions</w:t>
      </w:r>
    </w:p>
    <w:p>
      <w:pPr>
        <w:pStyle w:val="p1a"/>
        <w:rPr>
          <w:rFonts w:ascii="Crimson Text Regular" w:cs="Crimson Text Regular" w:hAnsi="Crimson Text Regular" w:eastAsia="Crimson Text Regular"/>
          <w:lang w:val="it-IT"/>
        </w:rPr>
      </w:pPr>
      <w:r>
        <w:rPr>
          <w:rFonts w:ascii="Crimson Text Regular" w:hAnsi="Crimson Text Regular"/>
          <w:rtl w:val="0"/>
          <w:lang w:val="it-IT"/>
        </w:rPr>
        <w:t>Alex Steiner</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Conceptualization and overall project management</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Design and assembly of the 48-channel dry micro-needle EEG headset (electrode shape, impedance tailoring, mold fabrication, and PCB design)</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Hardware integration and circuit design</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Design of three-stage EEG-to-text model (per-region convolutional attention, brain-region transformer encoder, cross-modal BART decoder)</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Implementation of training regimes, evaluation (BLEU/ROUGE metrics), and ablation studies</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Writing</w:t>
      </w:r>
      <w:r>
        <w:rPr>
          <w:rFonts w:ascii="Crimson Text Regular" w:hAnsi="Crimson Text Regular" w:hint="default"/>
          <w:rtl w:val="0"/>
          <w:lang w:val="it-IT"/>
        </w:rPr>
        <w:t>—</w:t>
      </w:r>
      <w:r>
        <w:rPr>
          <w:rFonts w:ascii="Crimson Text Regular" w:hAnsi="Crimson Text Regular"/>
          <w:rtl w:val="0"/>
          <w:lang w:val="it-IT"/>
        </w:rPr>
        <w:t>original draft (Sections 2.</w:t>
      </w:r>
      <w:r>
        <w:rPr>
          <w:rFonts w:ascii="Crimson Text Regular" w:hAnsi="Crimson Text Regular"/>
          <w:rtl w:val="0"/>
          <w:lang w:val="it-IT"/>
        </w:rPr>
        <w:t>2.2</w:t>
      </w:r>
      <w:r>
        <w:rPr>
          <w:rFonts w:ascii="Crimson Text Regular" w:hAnsi="Crimson Text Regular"/>
          <w:rtl w:val="0"/>
          <w:lang w:val="it-IT"/>
        </w:rPr>
        <w:t xml:space="preserve"> onwards, all hardware, modelling, results, discussion, conclusion)</w:t>
      </w:r>
    </w:p>
    <w:p>
      <w:pPr>
        <w:pStyle w:val="Body A"/>
        <w:numPr>
          <w:ilvl w:val="0"/>
          <w:numId w:val="11"/>
        </w:numPr>
      </w:pPr>
      <w:r>
        <w:rPr>
          <w:rtl w:val="0"/>
          <w:lang w:val="it-IT"/>
        </w:rPr>
        <w:t>Improvements</w:t>
      </w:r>
      <w:r>
        <w:rPr>
          <w:rtl w:val="0"/>
          <w:lang w:val="it-IT"/>
        </w:rPr>
        <w:t>—</w:t>
      </w:r>
      <w:r>
        <w:rPr>
          <w:rtl w:val="0"/>
          <w:lang w:val="it-IT"/>
        </w:rPr>
        <w:t>additional information and data (Sections 1-2.2.1)</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Ethical and limitations setting</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Review &amp; editing</w:t>
      </w:r>
      <w:r>
        <w:rPr>
          <w:rFonts w:ascii="Crimson Text Regular" w:hAnsi="Crimson Text Regular"/>
          <w:rtl w:val="0"/>
          <w:lang w:val="it-IT"/>
        </w:rPr>
        <w:t xml:space="preserve"> of the whole manuscript</w:t>
      </w:r>
    </w:p>
    <w:p>
      <w:pPr>
        <w:pStyle w:val="p1a"/>
        <w:rPr>
          <w:rFonts w:ascii="Crimson Text Regular" w:cs="Crimson Text Regular" w:hAnsi="Crimson Text Regular" w:eastAsia="Crimson Text Regular"/>
          <w:lang w:val="it-IT"/>
        </w:rPr>
      </w:pPr>
    </w:p>
    <w:p>
      <w:pPr>
        <w:pStyle w:val="p1a"/>
        <w:rPr>
          <w:rFonts w:ascii="Crimson Text Regular" w:cs="Crimson Text Regular" w:hAnsi="Crimson Text Regular" w:eastAsia="Crimson Text Regular"/>
          <w:lang w:val="it-IT"/>
        </w:rPr>
      </w:pPr>
      <w:r>
        <w:rPr>
          <w:rFonts w:ascii="Crimson Text Regular" w:hAnsi="Crimson Text Regular"/>
          <w:rtl w:val="0"/>
          <w:lang w:val="it-IT"/>
        </w:rPr>
        <w:t>Edoardo Dominijanni</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Literature survey and theoretical background (Background &amp; Motivation, ALS epidemiology, summary of conceived speech decoding)</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Development of data-collection plan and experimental protocol design (Sections 1 and 2.1</w:t>
      </w:r>
      <w:r>
        <w:rPr>
          <w:rFonts w:ascii="Crimson Text Regular" w:hAnsi="Crimson Text Regular" w:hint="default"/>
          <w:rtl w:val="0"/>
          <w:lang w:val="it-IT"/>
        </w:rPr>
        <w:t>–</w:t>
      </w:r>
      <w:r>
        <w:rPr>
          <w:rFonts w:ascii="Crimson Text Regular" w:hAnsi="Crimson Text Regular"/>
          <w:rtl w:val="0"/>
          <w:lang w:val="it-IT"/>
        </w:rPr>
        <w:t>2.2)</w:t>
      </w:r>
    </w:p>
    <w:p>
      <w:pPr>
        <w:pStyle w:val="p1a"/>
        <w:numPr>
          <w:ilvl w:val="0"/>
          <w:numId w:val="11"/>
        </w:numPr>
        <w:bidi w:val="0"/>
        <w:ind w:right="0"/>
        <w:jc w:val="both"/>
        <w:rPr>
          <w:rFonts w:ascii="Crimson Text Regular" w:hAnsi="Crimson Text Regular"/>
          <w:rtl w:val="0"/>
          <w:lang w:val="it-IT"/>
        </w:rPr>
      </w:pPr>
      <w:r>
        <w:rPr>
          <w:rFonts w:ascii="Crimson Text Regular" w:hAnsi="Crimson Text Regular"/>
          <w:rtl w:val="0"/>
          <w:lang w:val="it-IT"/>
        </w:rPr>
        <w:t>Writing introduction, ALS clinical context, invasive vs. non-invasive comparisons (Sections 1</w:t>
      </w:r>
      <w:r>
        <w:rPr>
          <w:rFonts w:ascii="Crimson Text Regular" w:hAnsi="Crimson Text Regular" w:hint="default"/>
          <w:rtl w:val="0"/>
          <w:lang w:val="it-IT"/>
        </w:rPr>
        <w:t>–</w:t>
      </w:r>
      <w:r>
        <w:rPr>
          <w:rFonts w:ascii="Crimson Text Regular" w:hAnsi="Crimson Text Regular"/>
          <w:rtl w:val="0"/>
          <w:lang w:val="it-IT"/>
        </w:rPr>
        <w:t>2.</w:t>
      </w:r>
      <w:r>
        <w:rPr>
          <w:rFonts w:ascii="Crimson Text Regular" w:hAnsi="Crimson Text Regular"/>
          <w:rtl w:val="0"/>
          <w:lang w:val="it-IT"/>
        </w:rPr>
        <w:t>2.1</w:t>
      </w:r>
      <w:r>
        <w:rPr>
          <w:rFonts w:ascii="Crimson Text Regular" w:hAnsi="Crimson Text Regular"/>
          <w:rtl w:val="0"/>
          <w:lang w:val="it-IT"/>
        </w:rPr>
        <w:t>)</w:t>
      </w:r>
    </w:p>
    <w:p>
      <w:pPr>
        <w:pStyle w:val="p1a"/>
        <w:rPr>
          <w:rFonts w:ascii="Crimson Text Regular" w:cs="Crimson Text Regular" w:hAnsi="Crimson Text Regular" w:eastAsia="Crimson Text Regular"/>
          <w:lang w:val="it-IT"/>
        </w:rPr>
      </w:pPr>
    </w:p>
    <w:p>
      <w:pPr>
        <w:pStyle w:val="p1a"/>
        <w:rPr>
          <w:rFonts w:ascii="Crimson Text Regular" w:cs="Crimson Text Regular" w:hAnsi="Crimson Text Regular" w:eastAsia="Crimson Text Regular"/>
          <w:lang w:val="it-IT"/>
        </w:rPr>
      </w:pPr>
      <w:r>
        <w:rPr>
          <w:rFonts w:ascii="Crimson Text Regular" w:hAnsi="Crimson Text Regular"/>
          <w:rtl w:val="0"/>
          <w:lang w:val="it-IT"/>
        </w:rPr>
        <w:t>All authors have reviewed and approved the final manuscript and accept responsibility for all aspects of the work.</w:t>
      </w:r>
    </w:p>
    <w:p>
      <w:pPr>
        <w:pStyle w:val="heading2"/>
        <w:keepNext w:val="0"/>
        <w:keepLines w:val="0"/>
        <w:tabs>
          <w:tab w:val="clear" w:pos="567"/>
        </w:tabs>
        <w:suppressAutoHyphens w:val="0"/>
        <w:spacing w:before="200" w:after="120" w:line="259" w:lineRule="auto"/>
        <w:jc w:val="both"/>
        <w:outlineLvl w:val="0"/>
        <w:rPr>
          <w:rStyle w:val="None"/>
          <w:rFonts w:ascii="Crimson Text Bold" w:cs="Crimson Text Bold" w:hAnsi="Crimson Text Bold" w:eastAsia="Crimson Text Bold"/>
          <w:b w:val="0"/>
          <w:bCs w:val="0"/>
          <w:sz w:val="22"/>
          <w:szCs w:val="22"/>
        </w:rPr>
      </w:pPr>
      <w:r>
        <w:rPr>
          <w:rStyle w:val="None"/>
          <w:rFonts w:ascii="Crimson Text Bold" w:hAnsi="Crimson Text Bold"/>
          <w:b w:val="0"/>
          <w:bCs w:val="0"/>
          <w:sz w:val="22"/>
          <w:szCs w:val="22"/>
          <w:rtl w:val="0"/>
          <w:lang w:val="en-US"/>
        </w:rPr>
        <w:t>Acknowledgments</w:t>
      </w:r>
    </w:p>
    <w:p>
      <w:pPr>
        <w:pStyle w:val="abstract"/>
        <w:rPr>
          <w:rStyle w:val="None"/>
          <w:rFonts w:ascii="Crimson Text Regular" w:cs="Crimson Text Regular" w:hAnsi="Crimson Text Regular" w:eastAsia="Crimson Text Regular"/>
          <w:sz w:val="20"/>
          <w:szCs w:val="20"/>
        </w:rPr>
      </w:pPr>
      <w:r>
        <w:rPr>
          <w:rStyle w:val="None"/>
          <w:rFonts w:ascii="Crimson Text Regular" w:hAnsi="Crimson Text Regular"/>
          <w:sz w:val="20"/>
          <w:szCs w:val="20"/>
          <w:rtl w:val="0"/>
          <w:lang w:val="en-US"/>
        </w:rPr>
        <w:t xml:space="preserve">We </w:t>
      </w:r>
      <w:r>
        <w:rPr>
          <w:rStyle w:val="None"/>
          <w:rFonts w:ascii="Crimson Text Regular" w:hAnsi="Crimson Text Regular"/>
          <w:sz w:val="20"/>
          <w:szCs w:val="20"/>
          <w:rtl w:val="0"/>
          <w:lang w:val="it-IT"/>
        </w:rPr>
        <w:t>a</w:t>
      </w:r>
      <w:r>
        <w:rPr>
          <w:rStyle w:val="None"/>
          <w:rFonts w:ascii="Crimson Text Regular" w:hAnsi="Crimson Text Regular"/>
          <w:sz w:val="20"/>
          <w:szCs w:val="20"/>
          <w:rtl w:val="0"/>
          <w:lang w:val="en-US"/>
        </w:rPr>
        <w:t>cknowledge Dr. Fiorenzo Artoni</w:t>
      </w:r>
      <w:r>
        <w:rPr>
          <w:rStyle w:val="None"/>
          <w:rFonts w:ascii="Crimson Text Regular" w:hAnsi="Crimson Text Regular"/>
          <w:sz w:val="20"/>
          <w:szCs w:val="20"/>
          <w:rtl w:val="0"/>
          <w:lang w:val="it-IT"/>
        </w:rPr>
        <w:t xml:space="preserve"> (</w:t>
      </w:r>
      <w:r>
        <w:rPr>
          <w:rStyle w:val="None"/>
          <w:rFonts w:ascii="Crimson Text Regular" w:hAnsi="Crimson Text Regular"/>
          <w:sz w:val="20"/>
          <w:szCs w:val="20"/>
          <w:rtl w:val="0"/>
          <w:lang w:val="en-US"/>
        </w:rPr>
        <w:t>ORCID: 0000-0002-0967-6483. Available</w:t>
      </w:r>
      <w:r>
        <w:rPr>
          <w:rStyle w:val="None"/>
          <w:rFonts w:ascii="Crimson Text Regular" w:hAnsi="Crimson Text Regular"/>
          <w:sz w:val="20"/>
          <w:szCs w:val="20"/>
          <w:rtl w:val="0"/>
          <w:lang w:val="it-IT"/>
        </w:rPr>
        <w:t xml:space="preserve"> at</w:t>
      </w:r>
      <w:r>
        <w:rPr>
          <w:rStyle w:val="None"/>
          <w:rFonts w:ascii="Crimson Text Regular" w:hAnsi="Crimson Text Regular"/>
          <w:sz w:val="20"/>
          <w:szCs w:val="20"/>
          <w:rtl w:val="0"/>
          <w:lang w:val="en-US"/>
        </w:rPr>
        <w:t xml:space="preserve">: </w:t>
      </w:r>
      <w:r>
        <w:rPr>
          <w:rStyle w:val="Hyperlink.3"/>
          <w:rFonts w:ascii="Crimson Text Regular" w:cs="Crimson Text Regular" w:hAnsi="Crimson Text Regular" w:eastAsia="Crimson Text Regular"/>
        </w:rPr>
        <w:fldChar w:fldCharType="begin" w:fldLock="0"/>
      </w:r>
      <w:r>
        <w:rPr>
          <w:rStyle w:val="Hyperlink.3"/>
          <w:rFonts w:ascii="Crimson Text Regular" w:cs="Crimson Text Regular" w:hAnsi="Crimson Text Regular" w:eastAsia="Crimson Text Regular"/>
        </w:rPr>
        <w:instrText xml:space="preserve"> HYPERLINK "https://orcid.org/0000-0002-0967-6643"</w:instrText>
      </w:r>
      <w:r>
        <w:rPr>
          <w:rStyle w:val="Hyperlink.3"/>
          <w:rFonts w:ascii="Crimson Text Regular" w:cs="Crimson Text Regular" w:hAnsi="Crimson Text Regular" w:eastAsia="Crimson Text Regular"/>
        </w:rPr>
        <w:fldChar w:fldCharType="separate" w:fldLock="0"/>
      </w:r>
      <w:r>
        <w:rPr>
          <w:rStyle w:val="Hyperlink.3"/>
          <w:rFonts w:ascii="Crimson Text Regular" w:hAnsi="Crimson Text Regular"/>
          <w:rtl w:val="0"/>
          <w:lang w:val="en-US"/>
        </w:rPr>
        <w:t>https://orcid.org/0000-0002-0967-6483</w:t>
      </w:r>
      <w:r>
        <w:rPr>
          <w:rFonts w:ascii="Crimson Text Regular" w:cs="Crimson Text Regular" w:hAnsi="Crimson Text Regular" w:eastAsia="Crimson Text Regular"/>
        </w:rPr>
        <w:fldChar w:fldCharType="end" w:fldLock="0"/>
      </w:r>
      <w:r>
        <w:rPr>
          <w:rStyle w:val="None"/>
          <w:rFonts w:ascii="Crimson Text Regular" w:hAnsi="Crimson Text Regular"/>
          <w:sz w:val="20"/>
          <w:szCs w:val="20"/>
          <w:rtl w:val="0"/>
          <w:lang w:val="it-IT"/>
        </w:rPr>
        <w:t>)</w:t>
      </w:r>
      <w:r>
        <w:rPr>
          <w:rStyle w:val="Hyperlink.3"/>
          <w:rFonts w:ascii="Crimson Text Regular" w:hAnsi="Crimson Text Regular"/>
          <w:rtl w:val="0"/>
          <w:lang w:val="en-US"/>
        </w:rPr>
        <w:t xml:space="preserve"> for professional guidance throughout the conception and completion of this </w:t>
      </w:r>
      <w:r>
        <w:rPr>
          <w:rStyle w:val="None"/>
          <w:rFonts w:ascii="Crimson Text Regular" w:hAnsi="Crimson Text Regular"/>
          <w:sz w:val="20"/>
          <w:szCs w:val="20"/>
          <w:rtl w:val="0"/>
          <w:lang w:val="it-IT"/>
        </w:rPr>
        <w:t>study</w:t>
      </w:r>
      <w:r>
        <w:rPr>
          <w:rStyle w:val="Hyperlink.3"/>
          <w:rFonts w:ascii="Crimson Text Regular" w:hAnsi="Crimson Text Regular"/>
          <w:rtl w:val="0"/>
          <w:lang w:val="en-US"/>
        </w:rPr>
        <w:t xml:space="preserve">. His advice and expertise </w:t>
      </w:r>
      <w:r>
        <w:rPr>
          <w:rStyle w:val="None"/>
          <w:rFonts w:ascii="Crimson Text Regular" w:hAnsi="Crimson Text Regular"/>
          <w:sz w:val="20"/>
          <w:szCs w:val="20"/>
          <w:rtl w:val="0"/>
          <w:lang w:val="it-IT"/>
        </w:rPr>
        <w:t xml:space="preserve">have </w:t>
      </w:r>
      <w:r>
        <w:rPr>
          <w:rStyle w:val="Hyperlink.3"/>
          <w:rFonts w:ascii="Crimson Text Regular" w:hAnsi="Crimson Text Regular"/>
          <w:rtl w:val="0"/>
          <w:lang w:val="en-US"/>
        </w:rPr>
        <w:t>proved to be of great value in refining our research approach.</w:t>
      </w:r>
      <w:r>
        <w:rPr>
          <w:rStyle w:val="None"/>
          <w:rFonts w:ascii="Crimson Text Regular" w:hAnsi="Crimson Text Regular"/>
          <w:sz w:val="20"/>
          <w:szCs w:val="20"/>
          <w:rtl w:val="0"/>
          <w:lang w:val="it-IT"/>
        </w:rPr>
        <w:t xml:space="preserve"> Meeting with him provided valuable insights crucial to the realization of this paper. Thanks to </w:t>
      </w:r>
      <w:r>
        <w:rPr>
          <w:rStyle w:val="Hyperlink.3"/>
          <w:rFonts w:ascii="Crimson Text Regular" w:hAnsi="Crimson Text Regular"/>
          <w:rtl w:val="0"/>
          <w:lang w:val="en-US"/>
        </w:rPr>
        <w:t>those who</w:t>
      </w:r>
      <w:r>
        <w:rPr>
          <w:rStyle w:val="None"/>
          <w:rFonts w:ascii="Crimson Text Regular" w:hAnsi="Crimson Text Regular"/>
          <w:sz w:val="20"/>
          <w:szCs w:val="20"/>
          <w:rtl w:val="0"/>
          <w:lang w:val="it-IT"/>
        </w:rPr>
        <w:t xml:space="preserve"> </w:t>
      </w:r>
      <w:r>
        <w:rPr>
          <w:rStyle w:val="Hyperlink.3"/>
          <w:rFonts w:ascii="Crimson Text Regular" w:hAnsi="Crimson Text Regular"/>
          <w:rtl w:val="0"/>
          <w:lang w:val="en-US"/>
        </w:rPr>
        <w:t>transform</w:t>
      </w:r>
      <w:r>
        <w:rPr>
          <w:rStyle w:val="None"/>
          <w:rFonts w:ascii="Crimson Text Regular" w:hAnsi="Crimson Text Regular"/>
          <w:sz w:val="20"/>
          <w:szCs w:val="20"/>
          <w:rtl w:val="0"/>
          <w:lang w:val="it-IT"/>
        </w:rPr>
        <w:t xml:space="preserve">ed this idea </w:t>
      </w:r>
      <w:r>
        <w:rPr>
          <w:rStyle w:val="Hyperlink.3"/>
          <w:rFonts w:ascii="Crimson Text Regular" w:hAnsi="Crimson Text Regular"/>
          <w:rtl w:val="0"/>
          <w:lang w:val="en-US"/>
        </w:rPr>
        <w:t>into</w:t>
      </w:r>
      <w:r>
        <w:rPr>
          <w:rStyle w:val="None"/>
          <w:rFonts w:ascii="Crimson Text Regular" w:hAnsi="Crimson Text Regular"/>
          <w:sz w:val="20"/>
          <w:szCs w:val="20"/>
          <w:rtl w:val="0"/>
          <w:lang w:val="it-IT"/>
        </w:rPr>
        <w:t xml:space="preserve"> research. </w:t>
      </w:r>
      <w:r>
        <w:rPr>
          <w:rStyle w:val="Hyperlink.3"/>
          <w:rFonts w:ascii="Crimson Text Regular" w:hAnsi="Crimson Text Regular"/>
          <w:rtl w:val="0"/>
          <w:lang w:val="en-US"/>
        </w:rPr>
        <w:t xml:space="preserve">We are also thankful to H-Farm for their </w:t>
      </w:r>
      <w:r>
        <w:rPr>
          <w:rStyle w:val="None"/>
          <w:rFonts w:ascii="Crimson Text Regular" w:hAnsi="Crimson Text Regular"/>
          <w:sz w:val="20"/>
          <w:szCs w:val="20"/>
          <w:rtl w:val="0"/>
          <w:lang w:val="it-IT"/>
        </w:rPr>
        <w:t>valuable</w:t>
      </w:r>
      <w:r>
        <w:rPr>
          <w:rStyle w:val="Hyperlink.3"/>
          <w:rFonts w:ascii="Crimson Text Regular" w:hAnsi="Crimson Text Regular"/>
          <w:rtl w:val="0"/>
          <w:lang w:val="en-US"/>
        </w:rPr>
        <w:t xml:space="preserve"> support in securing research funds</w:t>
      </w:r>
      <w:r>
        <w:rPr>
          <w:rStyle w:val="None"/>
          <w:rFonts w:ascii="Crimson Text Regular" w:hAnsi="Crimson Text Regular"/>
          <w:sz w:val="20"/>
          <w:szCs w:val="20"/>
          <w:rtl w:val="0"/>
          <w:lang w:val="it-IT"/>
        </w:rPr>
        <w:t xml:space="preserve">, </w:t>
      </w:r>
      <w:r>
        <w:rPr>
          <w:rStyle w:val="Hyperlink.3"/>
          <w:rFonts w:ascii="Crimson Text Regular" w:hAnsi="Crimson Text Regular"/>
          <w:rtl w:val="0"/>
          <w:lang w:val="en-US"/>
        </w:rPr>
        <w:t>especially Antonello Barbaro and Prof. Pierluigi Fasano</w:t>
      </w:r>
      <w:r>
        <w:rPr>
          <w:rStyle w:val="None"/>
          <w:rFonts w:ascii="Crimson Text Regular" w:hAnsi="Crimson Text Regular"/>
          <w:sz w:val="20"/>
          <w:szCs w:val="20"/>
          <w:rtl w:val="0"/>
          <w:lang w:val="it-IT"/>
        </w:rPr>
        <w:t xml:space="preserve">, </w:t>
      </w:r>
      <w:r>
        <w:rPr>
          <w:rStyle w:val="Hyperlink.3"/>
          <w:rFonts w:ascii="Crimson Text Regular" w:hAnsi="Crimson Text Regular"/>
          <w:rtl w:val="0"/>
          <w:lang w:val="en-US"/>
        </w:rPr>
        <w:t>whose backing made it possible for us to conduct this research.</w:t>
      </w:r>
      <w:r>
        <w:rPr>
          <w:rStyle w:val="None"/>
          <w:rFonts w:ascii="Crimson Text Regular" w:hAnsi="Crimson Text Regular"/>
          <w:sz w:val="20"/>
          <w:szCs w:val="20"/>
          <w:rtl w:val="0"/>
          <w:lang w:val="it-IT"/>
        </w:rPr>
        <w:t xml:space="preserve"> </w:t>
      </w:r>
      <w:r>
        <w:rPr>
          <w:rStyle w:val="Hyperlink.3"/>
          <w:rFonts w:ascii="Crimson Text Regular" w:hAnsi="Crimson Text Regular"/>
          <w:rtl w:val="0"/>
          <w:lang w:val="en-US"/>
        </w:rPr>
        <w:t xml:space="preserve">Finally, we are grateful to Lorenzo Dominijanni for his unwavering dedication throughout all </w:t>
      </w:r>
      <w:r>
        <w:rPr>
          <w:rStyle w:val="None"/>
          <w:rFonts w:ascii="Crimson Text Regular" w:hAnsi="Crimson Text Regular"/>
          <w:sz w:val="20"/>
          <w:szCs w:val="20"/>
          <w:rtl w:val="0"/>
          <w:lang w:val="it-IT"/>
        </w:rPr>
        <w:t xml:space="preserve">the </w:t>
      </w:r>
      <w:r>
        <w:rPr>
          <w:rStyle w:val="Hyperlink.3"/>
          <w:rFonts w:ascii="Crimson Text Regular" w:hAnsi="Crimson Text Regular"/>
          <w:rtl w:val="0"/>
          <w:lang w:val="en-US"/>
        </w:rPr>
        <w:t>stages of this research.</w:t>
      </w:r>
    </w:p>
    <w:p>
      <w:pPr>
        <w:pStyle w:val="abstract"/>
        <w:ind w:firstLine="227"/>
        <w:rPr>
          <w:rFonts w:ascii="Crimson Text Regular" w:cs="Crimson Text Regular" w:hAnsi="Crimson Text Regular" w:eastAsia="Crimson Text Regular"/>
          <w:sz w:val="20"/>
          <w:szCs w:val="20"/>
        </w:rPr>
      </w:pPr>
    </w:p>
    <w:p>
      <w:pPr>
        <w:pStyle w:val="heading2"/>
        <w:keepNext w:val="0"/>
        <w:keepLines w:val="0"/>
        <w:tabs>
          <w:tab w:val="clear" w:pos="567"/>
        </w:tabs>
        <w:suppressAutoHyphens w:val="0"/>
        <w:spacing w:before="200" w:after="120" w:line="259" w:lineRule="auto"/>
        <w:outlineLvl w:val="0"/>
        <w:rPr>
          <w:rStyle w:val="None"/>
          <w:rFonts w:ascii="Crimson Text Bold" w:cs="Crimson Text Bold" w:hAnsi="Crimson Text Bold" w:eastAsia="Crimson Text Bold"/>
          <w:b w:val="0"/>
          <w:bCs w:val="0"/>
          <w:sz w:val="22"/>
          <w:szCs w:val="22"/>
        </w:rPr>
      </w:pPr>
      <w:r>
        <w:rPr>
          <w:rStyle w:val="None"/>
          <w:rFonts w:ascii="Crimson Text Bold" w:hAnsi="Crimson Text Bold"/>
          <w:b w:val="0"/>
          <w:bCs w:val="0"/>
          <w:sz w:val="22"/>
          <w:szCs w:val="22"/>
          <w:rtl w:val="0"/>
          <w:lang w:val="en-US"/>
        </w:rPr>
        <w:t>References</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Masrori, P., and P. Van Damme. 2020.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Amyotrophic Lateral Sclerosis: A Clinical Review.</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European Journal of Neurology 27 (10): 1918</w:t>
      </w:r>
      <w:r>
        <w:rPr>
          <w:rFonts w:ascii="Crimson Text Regular" w:hAnsi="Crimson Text Regular" w:hint="default"/>
          <w:sz w:val="20"/>
          <w:szCs w:val="20"/>
          <w:rtl w:val="0"/>
          <w:lang w:val="en-US"/>
        </w:rPr>
        <w:t>–</w:t>
      </w:r>
      <w:r>
        <w:rPr>
          <w:rFonts w:ascii="Crimson Text Regular" w:hAnsi="Crimson Text Regular"/>
          <w:sz w:val="20"/>
          <w:szCs w:val="20"/>
          <w:rtl w:val="0"/>
          <w:lang w:val="en-US"/>
        </w:rPr>
        <w:t xml:space="preserve">29. </w:t>
      </w:r>
      <w:r>
        <w:rPr>
          <w:rFonts w:ascii="Crimson Text Regular" w:cs="Crimson Text Regular" w:hAnsi="Crimson Text Regular" w:eastAsia="Crimson Text Regular"/>
          <w:sz w:val="20"/>
          <w:szCs w:val="20"/>
        </w:rPr>
        <w:fldChar w:fldCharType="begin" w:fldLock="0"/>
      </w:r>
      <w:r>
        <w:rPr>
          <w:rFonts w:ascii="Crimson Text Regular" w:cs="Crimson Text Regular" w:hAnsi="Crimson Text Regular" w:eastAsia="Crimson Text Regular"/>
          <w:sz w:val="20"/>
          <w:szCs w:val="20"/>
        </w:rPr>
        <w:instrText xml:space="preserve"> HYPERLINK "https://doi.org/10.1111/ene.14393"</w:instrText>
      </w:r>
      <w:r>
        <w:rPr>
          <w:rFonts w:ascii="Crimson Text Regular" w:cs="Crimson Text Regular" w:hAnsi="Crimson Text Regular" w:eastAsia="Crimson Text Regular"/>
          <w:sz w:val="20"/>
          <w:szCs w:val="20"/>
        </w:rPr>
        <w:fldChar w:fldCharType="separate" w:fldLock="0"/>
      </w:r>
      <w:r>
        <w:rPr>
          <w:rFonts w:ascii="Crimson Text Regular" w:hAnsi="Crimson Text Regular"/>
          <w:sz w:val="20"/>
          <w:szCs w:val="20"/>
          <w:rtl w:val="0"/>
          <w:lang w:val="en-US"/>
        </w:rPr>
        <w:t>https://doi.org/10.1111/ene.14393</w:t>
      </w:r>
      <w:r>
        <w:rPr>
          <w:rFonts w:ascii="Crimson Text Regular" w:cs="Crimson Text Regular" w:hAnsi="Crimson Text Regular" w:eastAsia="Crimson Text Regular"/>
          <w:sz w:val="20"/>
          <w:szCs w:val="20"/>
        </w:rPr>
        <w:fldChar w:fldCharType="end" w:fldLock="0"/>
      </w:r>
      <w:r>
        <w:rPr>
          <w:rFonts w:ascii="Crimson Text Regular" w:hAnsi="Crimson Text Regular"/>
          <w:sz w:val="20"/>
          <w:szCs w:val="20"/>
          <w:rtl w:val="0"/>
          <w:lang w:val="en-US"/>
        </w:rPr>
        <w:t>.</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Talbott, E O, A M Malek, and D Lacomis. 2016.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 xml:space="preserve">The </w:t>
        <w:tab/>
        <w:t>Epidemiology of Amyotrophic Lateral Sclerosis.</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 xml:space="preserve">Handbook of </w:t>
        <w:tab/>
        <w:t>Clinical Neurology 138: 225</w:t>
      </w:r>
      <w:r>
        <w:rPr>
          <w:rFonts w:ascii="Crimson Text Regular" w:hAnsi="Crimson Text Regular" w:hint="default"/>
          <w:sz w:val="20"/>
          <w:szCs w:val="20"/>
          <w:rtl w:val="0"/>
          <w:lang w:val="en-US"/>
        </w:rPr>
        <w:t>–</w:t>
      </w:r>
      <w:r>
        <w:rPr>
          <w:rFonts w:ascii="Crimson Text Regular" w:hAnsi="Crimson Text Regular"/>
          <w:sz w:val="20"/>
          <w:szCs w:val="20"/>
          <w:rtl w:val="0"/>
          <w:lang w:val="en-US"/>
        </w:rPr>
        <w:t xml:space="preserve">38. </w:t>
      </w:r>
      <w:r>
        <w:rPr>
          <w:rFonts w:ascii="Crimson Text Regular" w:cs="Crimson Text Regular" w:hAnsi="Crimson Text Regular" w:eastAsia="Crimson Text Regular"/>
          <w:sz w:val="20"/>
          <w:szCs w:val="20"/>
        </w:rPr>
        <w:fldChar w:fldCharType="begin" w:fldLock="0"/>
      </w:r>
      <w:r>
        <w:rPr>
          <w:rFonts w:ascii="Crimson Text Regular" w:cs="Crimson Text Regular" w:hAnsi="Crimson Text Regular" w:eastAsia="Crimson Text Regular"/>
          <w:sz w:val="20"/>
          <w:szCs w:val="20"/>
        </w:rPr>
        <w:instrText xml:space="preserve"> HYPERLINK "https://doi.org/10.1016/B978-0-12-802973-2.00013-6"</w:instrText>
      </w:r>
      <w:r>
        <w:rPr>
          <w:rFonts w:ascii="Crimson Text Regular" w:cs="Crimson Text Regular" w:hAnsi="Crimson Text Regular" w:eastAsia="Crimson Text Regular"/>
          <w:sz w:val="20"/>
          <w:szCs w:val="20"/>
        </w:rPr>
        <w:fldChar w:fldCharType="separate" w:fldLock="0"/>
      </w:r>
      <w:r>
        <w:rPr>
          <w:rFonts w:ascii="Crimson Text Regular" w:hAnsi="Crimson Text Regular"/>
          <w:sz w:val="20"/>
          <w:szCs w:val="20"/>
          <w:rtl w:val="0"/>
          <w:lang w:val="en-US"/>
        </w:rPr>
        <w:t>https://doi.org/10.1016/B978-0-12-802973-2.00013-6</w:t>
      </w:r>
      <w:r>
        <w:rPr>
          <w:rFonts w:ascii="Crimson Text Regular" w:cs="Crimson Text Regular" w:hAnsi="Crimson Text Regular" w:eastAsia="Crimson Text Regular"/>
          <w:sz w:val="20"/>
          <w:szCs w:val="20"/>
        </w:rPr>
        <w:fldChar w:fldCharType="end" w:fldLock="0"/>
      </w:r>
      <w:r>
        <w:rPr>
          <w:rFonts w:ascii="Crimson Text Regular" w:hAnsi="Crimson Text Regular"/>
          <w:sz w:val="20"/>
          <w:szCs w:val="20"/>
          <w:rtl w:val="0"/>
          <w:lang w:val="en-US"/>
        </w:rPr>
        <w:t>.</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Verdugo, L. A. J., and M. F. G. L. P. D. B. B. Clarke.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The Electrical Properties of Human Skin: A Study in the Frequency Range 10 Hz to 1 MHz.</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Journal of Electrical Bioimpedance, vol. 8, no. 1, 2006, pp. 55</w:t>
      </w:r>
      <w:r>
        <w:rPr>
          <w:rFonts w:ascii="Crimson Text Regular" w:hAnsi="Crimson Text Regular" w:hint="default"/>
          <w:sz w:val="20"/>
          <w:szCs w:val="20"/>
          <w:rtl w:val="0"/>
          <w:lang w:val="en-US"/>
        </w:rPr>
        <w:t>–</w:t>
      </w:r>
      <w:r>
        <w:rPr>
          <w:rFonts w:ascii="Crimson Text Regular" w:hAnsi="Crimson Text Regular"/>
          <w:sz w:val="20"/>
          <w:szCs w:val="20"/>
          <w:rtl w:val="0"/>
          <w:lang w:val="en-US"/>
        </w:rPr>
        <w:t>60. doi:10.1016/j.jeb.2006.01.001.</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Ben Alderson-Day, Susanne Weis, Simon McCarthy-Jones, Peter Moseley, David Smailes, Charles Fernyhough, The brain</w:t>
      </w:r>
      <w:r>
        <w:rPr>
          <w:rFonts w:ascii="Crimson Text Regular" w:hAnsi="Crimson Text Regular" w:hint="default"/>
          <w:sz w:val="20"/>
          <w:szCs w:val="20"/>
          <w:rtl w:val="0"/>
          <w:lang w:val="en-US"/>
        </w:rPr>
        <w:t>’</w:t>
      </w:r>
      <w:r>
        <w:rPr>
          <w:rFonts w:ascii="Crimson Text Regular" w:hAnsi="Crimson Text Regular"/>
          <w:sz w:val="20"/>
          <w:szCs w:val="20"/>
          <w:rtl w:val="0"/>
          <w:lang w:val="en-US"/>
        </w:rPr>
        <w:t>s conversation with itself: neural substrates of dialogic imagined speech, Social Cognitive and Affective Neuroscience, Volume 11, Issue 1, January 2016, Pages 110</w:t>
      </w:r>
      <w:r>
        <w:rPr>
          <w:rFonts w:ascii="Crimson Text Regular" w:hAnsi="Crimson Text Regular" w:hint="default"/>
          <w:sz w:val="20"/>
          <w:szCs w:val="20"/>
          <w:rtl w:val="0"/>
          <w:lang w:val="en-US"/>
        </w:rPr>
        <w:t>–</w:t>
      </w:r>
      <w:r>
        <w:rPr>
          <w:rFonts w:ascii="Crimson Text Regular" w:hAnsi="Crimson Text Regular"/>
          <w:sz w:val="20"/>
          <w:szCs w:val="20"/>
          <w:rtl w:val="0"/>
          <w:lang w:val="en-US"/>
        </w:rPr>
        <w:t xml:space="preserve">120, </w:t>
      </w:r>
      <w:r>
        <w:rPr>
          <w:rFonts w:ascii="Crimson Text Regular" w:cs="Crimson Text Regular" w:hAnsi="Crimson Text Regular" w:eastAsia="Crimson Text Regular"/>
          <w:sz w:val="20"/>
          <w:szCs w:val="20"/>
        </w:rPr>
        <w:fldChar w:fldCharType="begin" w:fldLock="0"/>
      </w:r>
      <w:r>
        <w:rPr>
          <w:rFonts w:ascii="Crimson Text Regular" w:cs="Crimson Text Regular" w:hAnsi="Crimson Text Regular" w:eastAsia="Crimson Text Regular"/>
          <w:sz w:val="20"/>
          <w:szCs w:val="20"/>
        </w:rPr>
        <w:instrText xml:space="preserve"> HYPERLINK "https://doi.org/10.1093/scan/nsv094"</w:instrText>
      </w:r>
      <w:r>
        <w:rPr>
          <w:rFonts w:ascii="Crimson Text Regular" w:cs="Crimson Text Regular" w:hAnsi="Crimson Text Regular" w:eastAsia="Crimson Text Regular"/>
          <w:sz w:val="20"/>
          <w:szCs w:val="20"/>
        </w:rPr>
        <w:fldChar w:fldCharType="separate" w:fldLock="0"/>
      </w:r>
      <w:r>
        <w:rPr>
          <w:rFonts w:ascii="Crimson Text Regular" w:hAnsi="Crimson Text Regular"/>
          <w:sz w:val="20"/>
          <w:szCs w:val="20"/>
          <w:rtl w:val="0"/>
          <w:lang w:val="en-US"/>
        </w:rPr>
        <w:t>https://doi.org/10.1093/scan/nsv094</w:t>
      </w:r>
      <w:r>
        <w:rPr>
          <w:rFonts w:ascii="Crimson Text Regular" w:cs="Crimson Text Regular" w:hAnsi="Crimson Text Regular" w:eastAsia="Crimson Text Regular"/>
          <w:sz w:val="20"/>
          <w:szCs w:val="20"/>
        </w:rPr>
        <w:fldChar w:fldCharType="end" w:fldLock="0"/>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Pe</w:t>
      </w:r>
      <w:r>
        <w:rPr>
          <w:rFonts w:ascii="Crimson Text Regular" w:hAnsi="Crimson Text Regular" w:hint="default"/>
          <w:sz w:val="20"/>
          <w:szCs w:val="20"/>
          <w:rtl w:val="0"/>
          <w:lang w:val="en-US"/>
        </w:rPr>
        <w:t>ñ</w:t>
      </w:r>
      <w:r>
        <w:rPr>
          <w:rFonts w:ascii="Crimson Text Regular" w:hAnsi="Crimson Text Regular"/>
          <w:sz w:val="20"/>
          <w:szCs w:val="20"/>
          <w:rtl w:val="0"/>
          <w:lang w:val="en-US"/>
        </w:rPr>
        <w:t xml:space="preserve">a, Javier et al.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Comparing transcranial direct current stimulation and transcranial random noise stimulation over left dorsolateral prefrontal cortex and left inferior frontal gyrus: Effects on divergent and convergent thinking.</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Frontiers in human neuroscience vol. 16 997445. 3 Nov. 2022, doi:10.3389/fnhum.2022.997445</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Nieto, N., et al.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Thinking out Loud, an Open-Access EEG-Based BCI Dataset for Imagined Speech Recognition.</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Scientific Data, vol. 9, no. 1, 2022, p. 52. http://sinc.unl.edu.ar/sinc-publications/2022/NPRKS22.</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 xml:space="preserve">Yedlapalli, Ashrith Sagar. EEG-Imagined-Speech-Recognition. GitHub, https://github.com/AshrithSagar/EEG-Imagined-speech-recognition. Accessed </w:t>
      </w:r>
      <w:r>
        <w:rPr>
          <w:rStyle w:val="None"/>
          <w:rFonts w:ascii="Crimson Text Regular" w:hAnsi="Crimson Text Regular"/>
          <w:sz w:val="20"/>
          <w:szCs w:val="20"/>
          <w:rtl w:val="0"/>
          <w:lang w:val="it-IT"/>
        </w:rPr>
        <w:t>11</w:t>
      </w:r>
      <w:r>
        <w:rPr>
          <w:rStyle w:val="None"/>
          <w:rFonts w:ascii="Crimson Text Regular" w:hAnsi="Crimson Text Regular"/>
          <w:sz w:val="20"/>
          <w:szCs w:val="20"/>
          <w:rtl w:val="0"/>
          <w:lang w:val="en-US"/>
        </w:rPr>
        <w:t xml:space="preserve"> </w:t>
      </w:r>
      <w:r>
        <w:rPr>
          <w:rStyle w:val="None"/>
          <w:rFonts w:ascii="Crimson Text Regular" w:hAnsi="Crimson Text Regular"/>
          <w:sz w:val="20"/>
          <w:szCs w:val="20"/>
          <w:rtl w:val="0"/>
          <w:lang w:val="it-IT"/>
        </w:rPr>
        <w:t>February</w:t>
      </w:r>
      <w:r>
        <w:rPr>
          <w:rStyle w:val="None"/>
          <w:rFonts w:ascii="Crimson Text Regular" w:hAnsi="Crimson Text Regular"/>
          <w:sz w:val="20"/>
          <w:szCs w:val="20"/>
          <w:rtl w:val="0"/>
          <w:lang w:val="en-US"/>
        </w:rPr>
        <w:t xml:space="preserve"> 2025.</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 xml:space="preserve">Lee, Young-Eun, Seo-Hyun Lee, Sang-Ho Kim, and Seong-Whan Lee. </w:t>
      </w:r>
      <w:r>
        <w:rPr>
          <w:rStyle w:val="None"/>
          <w:rFonts w:ascii="Crimson Text Regular" w:hAnsi="Crimson Text Regular" w:hint="default"/>
          <w:sz w:val="20"/>
          <w:szCs w:val="20"/>
          <w:rtl w:val="0"/>
          <w:lang w:val="en-US"/>
        </w:rPr>
        <w:t>“</w:t>
      </w:r>
      <w:r>
        <w:rPr>
          <w:rStyle w:val="None"/>
          <w:rFonts w:ascii="Crimson Text Regular" w:hAnsi="Crimson Text Regular"/>
          <w:sz w:val="20"/>
          <w:szCs w:val="20"/>
          <w:rtl w:val="0"/>
          <w:lang w:val="en-US"/>
        </w:rPr>
        <w:t>Towards Voice Reconstruction from EEG during Imagined Speech.</w:t>
      </w:r>
      <w:r>
        <w:rPr>
          <w:rStyle w:val="None"/>
          <w:rFonts w:ascii="Crimson Text Regular" w:hAnsi="Crimson Text Regular" w:hint="default"/>
          <w:sz w:val="20"/>
          <w:szCs w:val="20"/>
          <w:rtl w:val="0"/>
          <w:lang w:val="en-US"/>
        </w:rPr>
        <w:t xml:space="preserve">” </w:t>
      </w:r>
      <w:r>
        <w:rPr>
          <w:rStyle w:val="None"/>
          <w:rFonts w:ascii="Crimson Text Regular" w:hAnsi="Crimson Text Regular"/>
          <w:sz w:val="20"/>
          <w:szCs w:val="20"/>
          <w:rtl w:val="0"/>
          <w:lang w:val="en-US"/>
        </w:rPr>
        <w:t xml:space="preserve">arXiv, Jan. 2023, https://arxiv.org/abs/2301.07173. Accessed 6 </w:t>
      </w:r>
      <w:r>
        <w:rPr>
          <w:rStyle w:val="None"/>
          <w:rFonts w:ascii="Crimson Text Regular" w:hAnsi="Crimson Text Regular"/>
          <w:sz w:val="20"/>
          <w:szCs w:val="20"/>
          <w:rtl w:val="0"/>
          <w:lang w:val="it-IT"/>
        </w:rPr>
        <w:t>January</w:t>
      </w:r>
      <w:r>
        <w:rPr>
          <w:rStyle w:val="None"/>
          <w:rFonts w:ascii="Crimson Text Regular" w:hAnsi="Crimson Text Regular"/>
          <w:sz w:val="20"/>
          <w:szCs w:val="20"/>
          <w:rtl w:val="0"/>
          <w:lang w:val="en-US"/>
        </w:rPr>
        <w:t xml:space="preserve"> 2025.</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Griss, P., et al.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Micromachined Electrodes for Biopotential Measurements.</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Journal of Microelectromechanical Systems, vol. 10, no. 1, 2001, pp. 10</w:t>
      </w:r>
      <w:r>
        <w:rPr>
          <w:rFonts w:ascii="Crimson Text Regular" w:hAnsi="Crimson Text Regular" w:hint="default"/>
          <w:sz w:val="20"/>
          <w:szCs w:val="20"/>
          <w:rtl w:val="0"/>
          <w:lang w:val="en-US"/>
        </w:rPr>
        <w:t>–</w:t>
      </w:r>
      <w:r>
        <w:rPr>
          <w:rFonts w:ascii="Crimson Text Regular" w:hAnsi="Crimson Text Regular"/>
          <w:sz w:val="20"/>
          <w:szCs w:val="20"/>
          <w:rtl w:val="0"/>
          <w:lang w:val="en-US"/>
        </w:rPr>
        <w:t>16. doi:10.1109/84.911086.</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 xml:space="preserve">Kusche, R., S. Kaufmann, and M. Ryschka. </w:t>
      </w:r>
      <w:r>
        <w:rPr>
          <w:rStyle w:val="None"/>
          <w:rFonts w:ascii="Crimson Text Regular" w:hAnsi="Crimson Text Regular" w:hint="default"/>
          <w:sz w:val="20"/>
          <w:szCs w:val="20"/>
          <w:rtl w:val="0"/>
          <w:lang w:val="en-US"/>
        </w:rPr>
        <w:t>“</w:t>
      </w:r>
      <w:r>
        <w:rPr>
          <w:rStyle w:val="None"/>
          <w:rFonts w:ascii="Crimson Text Regular" w:hAnsi="Crimson Text Regular"/>
          <w:sz w:val="20"/>
          <w:szCs w:val="20"/>
          <w:rtl w:val="0"/>
          <w:lang w:val="en-US"/>
        </w:rPr>
        <w:t>Dry Electrodes for Bioimpedance Measurements</w:t>
      </w:r>
      <w:r>
        <w:rPr>
          <w:rStyle w:val="None"/>
          <w:rFonts w:ascii="Crimson Text Regular" w:hAnsi="Crimson Text Regular" w:hint="default"/>
          <w:sz w:val="20"/>
          <w:szCs w:val="20"/>
          <w:rtl w:val="0"/>
          <w:lang w:val="en-US"/>
        </w:rPr>
        <w:t>—</w:t>
      </w:r>
      <w:r>
        <w:rPr>
          <w:rStyle w:val="None"/>
          <w:rFonts w:ascii="Crimson Text Regular" w:hAnsi="Crimson Text Regular"/>
          <w:sz w:val="20"/>
          <w:szCs w:val="20"/>
          <w:rtl w:val="0"/>
          <w:lang w:val="en-US"/>
        </w:rPr>
        <w:t>Design, Characterization and Comparison.</w:t>
      </w:r>
      <w:r>
        <w:rPr>
          <w:rStyle w:val="None"/>
          <w:rFonts w:ascii="Crimson Text Regular" w:hAnsi="Crimson Text Regular" w:hint="default"/>
          <w:sz w:val="20"/>
          <w:szCs w:val="20"/>
          <w:rtl w:val="0"/>
          <w:lang w:val="en-US"/>
        </w:rPr>
        <w:t xml:space="preserve">” </w:t>
      </w:r>
      <w:r>
        <w:rPr>
          <w:rStyle w:val="None"/>
          <w:rFonts w:ascii="Crimson Text Regular" w:hAnsi="Crimson Text Regular"/>
          <w:sz w:val="20"/>
          <w:szCs w:val="20"/>
          <w:rtl w:val="0"/>
          <w:lang w:val="en-US"/>
        </w:rPr>
        <w:t>Biomedical Physics &amp; Engineering Express, vol. 5, no. 1, Nov. 2018, p. 015001. http://dx.doi.org/10.1088/2057-1976/aaea59</w:t>
      </w:r>
      <w:r>
        <w:rPr>
          <w:rStyle w:val="None"/>
          <w:rFonts w:ascii="Crimson Text Regular" w:hAnsi="Crimson Text Regular"/>
          <w:sz w:val="20"/>
          <w:szCs w:val="20"/>
          <w:rtl w:val="0"/>
          <w:lang w:val="it-IT"/>
        </w:rPr>
        <w:t>.</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Hidayah, Affi N., et al.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Tuning the Electrical Properties of Colloidal Nanoalloys by Varying Their Composition.</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Colloids and Surfaces A: Physicochemical and Engineering Aspects, vol. 481, 2022, p. 128496. doi:10.1016/j.colsurfa.2022.128496.</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Lansdown, Alan B. G.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Silver in Health Care: Antimicrobial Effects and Safety in Use.</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Biofunctional Textiles and the Skin, KARGER, 2006, pp. 17</w:t>
      </w:r>
      <w:r>
        <w:rPr>
          <w:rFonts w:ascii="Crimson Text Regular" w:hAnsi="Crimson Text Regular" w:hint="default"/>
          <w:sz w:val="20"/>
          <w:szCs w:val="20"/>
          <w:rtl w:val="0"/>
          <w:lang w:val="en-US"/>
        </w:rPr>
        <w:t>–</w:t>
      </w:r>
      <w:r>
        <w:rPr>
          <w:rFonts w:ascii="Crimson Text Regular" w:hAnsi="Crimson Text Regular"/>
          <w:sz w:val="20"/>
          <w:szCs w:val="20"/>
          <w:rtl w:val="0"/>
          <w:lang w:val="en-US"/>
        </w:rPr>
        <w:t>34.</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 xml:space="preserve">Texas Instruments. ADS1299 Low-Noise, 8-Channel, 24-Bit Analog Front-End for EEG and Biopotential Measurements. Rev. C, July 2012. Texas Instruments, https://www.ti.com/product/ADS1299. Accessed 6 </w:t>
      </w:r>
      <w:r>
        <w:rPr>
          <w:rStyle w:val="None"/>
          <w:rFonts w:ascii="Crimson Text Regular" w:hAnsi="Crimson Text Regular"/>
          <w:sz w:val="20"/>
          <w:szCs w:val="20"/>
          <w:rtl w:val="0"/>
          <w:lang w:val="it-IT"/>
        </w:rPr>
        <w:t>January</w:t>
      </w:r>
      <w:r>
        <w:rPr>
          <w:rStyle w:val="None"/>
          <w:rFonts w:ascii="Crimson Text Regular" w:hAnsi="Crimson Text Regular"/>
          <w:sz w:val="20"/>
          <w:szCs w:val="20"/>
          <w:rtl w:val="0"/>
          <w:lang w:val="en-US"/>
        </w:rPr>
        <w:t xml:space="preserve"> 2025.</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STMicroelectronics. STM32H743/753 Advanced ARM</w:t>
      </w:r>
      <w:r>
        <w:rPr>
          <w:rStyle w:val="None"/>
          <w:rFonts w:ascii="Crimson Text Regular" w:hAnsi="Crimson Text Regular" w:hint="default"/>
          <w:sz w:val="20"/>
          <w:szCs w:val="20"/>
          <w:rtl w:val="0"/>
          <w:lang w:val="en-US"/>
        </w:rPr>
        <w:t>®</w:t>
      </w:r>
      <w:r>
        <w:rPr>
          <w:rStyle w:val="None"/>
          <w:rFonts w:ascii="Crimson Text Regular" w:hAnsi="Crimson Text Regular"/>
          <w:sz w:val="20"/>
          <w:szCs w:val="20"/>
          <w:rtl w:val="0"/>
          <w:lang w:val="en-US"/>
        </w:rPr>
        <w:t xml:space="preserve">-Based 32-Bit MCUs. Reference Manual, RM0433, Rev. 9, 2022. STMicroelectronics, https://www.st.com/resource/en/reference\_manual/rm0433-stm32h742-stm32h743-stm32h750-and-stm32h753-advanced-armbased-32bit-mcus-stmicroelectronics.pdf. Accessed 6 </w:t>
      </w:r>
      <w:r>
        <w:rPr>
          <w:rStyle w:val="None"/>
          <w:rFonts w:ascii="Crimson Text Regular" w:hAnsi="Crimson Text Regular"/>
          <w:sz w:val="20"/>
          <w:szCs w:val="20"/>
          <w:rtl w:val="0"/>
          <w:lang w:val="it-IT"/>
        </w:rPr>
        <w:t>January</w:t>
      </w:r>
      <w:r>
        <w:rPr>
          <w:rStyle w:val="None"/>
          <w:rFonts w:ascii="Crimson Text Regular" w:hAnsi="Crimson Text Regular"/>
          <w:sz w:val="20"/>
          <w:szCs w:val="20"/>
          <w:rtl w:val="0"/>
          <w:lang w:val="en-US"/>
        </w:rPr>
        <w:t xml:space="preserve"> 2025.</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 xml:space="preserve">WIZnet. WizFi360 Wi-Fi Module: WizFi360-CON Datasheet. Version 1.1, 2021. WIZnet, https://www.wiznet.io/product-item/wizfi360/. Accessed 6 </w:t>
      </w:r>
      <w:r>
        <w:rPr>
          <w:rStyle w:val="None"/>
          <w:rFonts w:ascii="Crimson Text Regular" w:hAnsi="Crimson Text Regular"/>
          <w:sz w:val="20"/>
          <w:szCs w:val="20"/>
          <w:rtl w:val="0"/>
          <w:lang w:val="it-IT"/>
        </w:rPr>
        <w:t>January</w:t>
      </w:r>
      <w:r>
        <w:rPr>
          <w:rStyle w:val="None"/>
          <w:rFonts w:ascii="Crimson Text Regular" w:hAnsi="Crimson Text Regular"/>
          <w:sz w:val="20"/>
          <w:szCs w:val="20"/>
          <w:rtl w:val="0"/>
          <w:lang w:val="en-US"/>
        </w:rPr>
        <w:t xml:space="preserve"> 2025.</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 xml:space="preserve">NanJing Top Power ASIC Corp. TP4056: 1A Standalone Linear Li-Ion Battery Charger with Thermal Regulation in SOP-8. Datasheet, Rev. 2.0, 2018. NanJing Top Power ASIC Corp., </w:t>
      </w:r>
      <w:r>
        <w:rPr>
          <w:rStyle w:val="None"/>
          <w:rFonts w:ascii="Crimson Text Regular" w:hAnsi="Crimson Text Regular"/>
          <w:sz w:val="20"/>
          <w:szCs w:val="20"/>
          <w:rtl w:val="0"/>
          <w:lang w:val="it-IT"/>
        </w:rPr>
        <w:t>h</w:t>
      </w:r>
      <w:r>
        <w:rPr>
          <w:rStyle w:val="None"/>
          <w:rFonts w:ascii="Crimson Text Regular" w:hAnsi="Crimson Text Regular"/>
          <w:sz w:val="20"/>
          <w:szCs w:val="20"/>
          <w:rtl w:val="0"/>
          <w:lang w:val="en-US"/>
        </w:rPr>
        <w:t>ttps://datasheetspdf.com/pdf-file/1305198/TP4056/1 Accessed 6 January 2025.</w:t>
      </w:r>
    </w:p>
    <w:p>
      <w:pPr>
        <w:pStyle w:val="referenceitem"/>
        <w:numPr>
          <w:ilvl w:val="0"/>
          <w:numId w:val="13"/>
        </w:numPr>
        <w:bidi w:val="0"/>
        <w:ind w:right="0"/>
        <w:jc w:val="both"/>
        <w:rPr>
          <w:rFonts w:ascii="Crimson Text Regular" w:hAnsi="Crimson Text Regular"/>
          <w:sz w:val="20"/>
          <w:szCs w:val="20"/>
          <w:rtl w:val="0"/>
          <w:lang w:val="it-IT"/>
        </w:rPr>
      </w:pPr>
      <w:r>
        <w:rPr>
          <w:rStyle w:val="None"/>
          <w:rFonts w:ascii="Crimson Text Regular" w:hAnsi="Crimson Text Regular"/>
          <w:sz w:val="20"/>
          <w:szCs w:val="20"/>
          <w:rtl w:val="0"/>
          <w:lang w:val="it-IT"/>
        </w:rPr>
        <w:t>H</w:t>
      </w:r>
      <w:r>
        <w:rPr>
          <w:rStyle w:val="None"/>
          <w:rFonts w:ascii="Crimson Text Regular" w:hAnsi="Crimson Text Regular"/>
          <w:sz w:val="20"/>
          <w:szCs w:val="20"/>
          <w:rtl w:val="0"/>
          <w:lang w:val="en-US"/>
        </w:rPr>
        <w:t xml:space="preserve">erff, Christian, and Tanja Schultz. </w:t>
      </w:r>
      <w:r>
        <w:rPr>
          <w:rStyle w:val="None"/>
          <w:rFonts w:ascii="Crimson Text Regular" w:hAnsi="Crimson Text Regular" w:hint="default"/>
          <w:sz w:val="20"/>
          <w:szCs w:val="20"/>
          <w:rtl w:val="0"/>
          <w:lang w:val="en-US"/>
        </w:rPr>
        <w:t>“</w:t>
      </w:r>
      <w:r>
        <w:rPr>
          <w:rStyle w:val="None"/>
          <w:rFonts w:ascii="Crimson Text Regular" w:hAnsi="Crimson Text Regular"/>
          <w:sz w:val="20"/>
          <w:szCs w:val="20"/>
          <w:rtl w:val="0"/>
          <w:lang w:val="en-US"/>
        </w:rPr>
        <w:t>Automatic Speech Recognition from Neural Signals: A Focused Review.</w:t>
      </w:r>
      <w:r>
        <w:rPr>
          <w:rStyle w:val="None"/>
          <w:rFonts w:ascii="Crimson Text Regular" w:hAnsi="Crimson Text Regular" w:hint="default"/>
          <w:sz w:val="20"/>
          <w:szCs w:val="20"/>
          <w:rtl w:val="0"/>
          <w:lang w:val="en-US"/>
        </w:rPr>
        <w:t xml:space="preserve">” </w:t>
      </w:r>
      <w:r>
        <w:rPr>
          <w:rStyle w:val="None"/>
          <w:rFonts w:ascii="Crimson Text Regular" w:hAnsi="Crimson Text Regular"/>
          <w:sz w:val="20"/>
          <w:szCs w:val="20"/>
          <w:rtl w:val="0"/>
          <w:lang w:val="en-US"/>
        </w:rPr>
        <w:t>Frontiers in Neuroscience, vol. 10, 2016, article 429, doi:10.3389/fnins.2016.00429.</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Sereshkeh, Alborz R., Robert Trott, Aur</w:t>
      </w:r>
      <w:r>
        <w:rPr>
          <w:rFonts w:ascii="Crimson Text Regular" w:hAnsi="Crimson Text Regular" w:hint="default"/>
          <w:sz w:val="20"/>
          <w:szCs w:val="20"/>
          <w:rtl w:val="0"/>
          <w:lang w:val="en-US"/>
        </w:rPr>
        <w:t>é</w:t>
      </w:r>
      <w:r>
        <w:rPr>
          <w:rFonts w:ascii="Crimson Text Regular" w:hAnsi="Crimson Text Regular"/>
          <w:sz w:val="20"/>
          <w:szCs w:val="20"/>
          <w:rtl w:val="0"/>
          <w:lang w:val="en-US"/>
        </w:rPr>
        <w:t xml:space="preserve">lien Bricout, and Tom Chau.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EEG Classification of Covert Speech Using Regularized Neural Networks.</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IEEE/ACM Transactions on Audio, Speech, and Language Processing, vol. 25, no. 12, Dec. 2017, pp. 2292</w:t>
      </w:r>
      <w:r>
        <w:rPr>
          <w:rFonts w:ascii="Crimson Text Regular" w:hAnsi="Crimson Text Regular" w:hint="default"/>
          <w:sz w:val="20"/>
          <w:szCs w:val="20"/>
          <w:rtl w:val="0"/>
          <w:lang w:val="en-US"/>
        </w:rPr>
        <w:t>–</w:t>
      </w:r>
      <w:r>
        <w:rPr>
          <w:rFonts w:ascii="Crimson Text Regular" w:hAnsi="Crimson Text Regular"/>
          <w:sz w:val="20"/>
          <w:szCs w:val="20"/>
          <w:rtl w:val="0"/>
          <w:lang w:val="en-US"/>
        </w:rPr>
        <w:t>2300, doi:10.1109/TASLP.2017.2758148.</w:t>
      </w:r>
    </w:p>
    <w:p>
      <w:pPr>
        <w:pStyle w:val="referenceitem"/>
        <w:numPr>
          <w:ilvl w:val="0"/>
          <w:numId w:val="13"/>
        </w:numPr>
        <w:bidi w:val="0"/>
        <w:ind w:right="0"/>
        <w:jc w:val="both"/>
        <w:rPr>
          <w:rFonts w:ascii="Crimson Text Regular" w:hAnsi="Crimson Text Regular"/>
          <w:sz w:val="20"/>
          <w:szCs w:val="20"/>
          <w:rtl w:val="0"/>
          <w:lang w:val="it-IT"/>
        </w:rPr>
      </w:pPr>
      <w:r>
        <w:rPr>
          <w:rStyle w:val="None"/>
          <w:rFonts w:ascii="Crimson Text Regular" w:hAnsi="Crimson Text Regular"/>
          <w:sz w:val="20"/>
          <w:szCs w:val="20"/>
          <w:rtl w:val="0"/>
          <w:lang w:val="it-IT"/>
        </w:rPr>
        <w:t>H</w:t>
      </w:r>
      <w:r>
        <w:rPr>
          <w:rStyle w:val="None"/>
          <w:rFonts w:ascii="Crimson Text Regular" w:hAnsi="Crimson Text Regular"/>
          <w:sz w:val="20"/>
          <w:szCs w:val="20"/>
          <w:rtl w:val="0"/>
          <w:lang w:val="en-US"/>
        </w:rPr>
        <w:t xml:space="preserve">ollenstein, Nora, Jonathan Rotsztejn, Marius Troendle, Andreas Pedroni, Ce Zhang, and Nicolas Langer. </w:t>
      </w:r>
      <w:r>
        <w:rPr>
          <w:rStyle w:val="None"/>
          <w:rFonts w:ascii="Crimson Text Regular" w:hAnsi="Crimson Text Regular" w:hint="default"/>
          <w:sz w:val="20"/>
          <w:szCs w:val="20"/>
          <w:rtl w:val="0"/>
          <w:lang w:val="en-US"/>
        </w:rPr>
        <w:t>“</w:t>
      </w:r>
      <w:r>
        <w:rPr>
          <w:rStyle w:val="None"/>
          <w:rFonts w:ascii="Crimson Text Regular" w:hAnsi="Crimson Text Regular"/>
          <w:sz w:val="20"/>
          <w:szCs w:val="20"/>
          <w:rtl w:val="0"/>
          <w:lang w:val="en-US"/>
        </w:rPr>
        <w:t>ZuCo, a Simultaneous EEG and Eye-Tracking Resource for Natural Sentence Reading.</w:t>
      </w:r>
      <w:r>
        <w:rPr>
          <w:rStyle w:val="None"/>
          <w:rFonts w:ascii="Crimson Text Regular" w:hAnsi="Crimson Text Regular" w:hint="default"/>
          <w:sz w:val="20"/>
          <w:szCs w:val="20"/>
          <w:rtl w:val="0"/>
          <w:lang w:val="en-US"/>
        </w:rPr>
        <w:t xml:space="preserve">” </w:t>
      </w:r>
      <w:r>
        <w:rPr>
          <w:rStyle w:val="None"/>
          <w:rFonts w:ascii="Crimson Text Regular" w:hAnsi="Crimson Text Regular"/>
          <w:sz w:val="20"/>
          <w:szCs w:val="20"/>
          <w:rtl w:val="0"/>
          <w:lang w:val="en-US"/>
        </w:rPr>
        <w:t>Scientific Data, vol. 5, no. 1, Dec. 2018, article 180291, doi:10.1038/sdata.2018.291.</w:t>
      </w:r>
    </w:p>
    <w:p>
      <w:pPr>
        <w:pStyle w:val="referenceitem"/>
        <w:numPr>
          <w:ilvl w:val="0"/>
          <w:numId w:val="13"/>
        </w:numPr>
        <w:bidi w:val="0"/>
        <w:ind w:right="0"/>
        <w:jc w:val="both"/>
        <w:rPr>
          <w:rFonts w:ascii="Crimson Text Regular" w:hAnsi="Crimson Text Regular"/>
          <w:sz w:val="20"/>
          <w:szCs w:val="20"/>
          <w:rtl w:val="0"/>
          <w:lang w:val="it-IT"/>
        </w:rPr>
      </w:pPr>
      <w:r>
        <w:rPr>
          <w:rStyle w:val="None"/>
          <w:rFonts w:ascii="Crimson Text Regular" w:hAnsi="Crimson Text Regular"/>
          <w:sz w:val="20"/>
          <w:szCs w:val="20"/>
          <w:rtl w:val="0"/>
          <w:lang w:val="it-IT"/>
        </w:rPr>
        <w:t>L</w:t>
      </w:r>
      <w:r>
        <w:rPr>
          <w:rStyle w:val="None"/>
          <w:rFonts w:ascii="Crimson Text Regular" w:hAnsi="Crimson Text Regular"/>
          <w:sz w:val="20"/>
          <w:szCs w:val="20"/>
          <w:rtl w:val="0"/>
          <w:lang w:val="en-US"/>
        </w:rPr>
        <w:t xml:space="preserve">iu, Hanwen, Daniel Hajialigol, Benny Antony, Aiguo Han, and Xuan Wang. </w:t>
      </w:r>
      <w:r>
        <w:rPr>
          <w:rStyle w:val="None"/>
          <w:rFonts w:ascii="Crimson Text Regular" w:hAnsi="Crimson Text Regular" w:hint="default"/>
          <w:sz w:val="20"/>
          <w:szCs w:val="20"/>
          <w:rtl w:val="0"/>
          <w:lang w:val="en-US"/>
        </w:rPr>
        <w:t>“</w:t>
      </w:r>
      <w:r>
        <w:rPr>
          <w:rStyle w:val="None"/>
          <w:rFonts w:ascii="Crimson Text Regular" w:hAnsi="Crimson Text Regular"/>
          <w:sz w:val="20"/>
          <w:szCs w:val="20"/>
          <w:rtl w:val="0"/>
          <w:lang w:val="en-US"/>
        </w:rPr>
        <w:t>EEG2TEXT: Open Vocabulary EEG-to-Text Decoding with EEG Pre-Training and Multi-View Transformer.</w:t>
      </w:r>
      <w:r>
        <w:rPr>
          <w:rStyle w:val="None"/>
          <w:rFonts w:ascii="Crimson Text Regular" w:hAnsi="Crimson Text Regular" w:hint="default"/>
          <w:sz w:val="20"/>
          <w:szCs w:val="20"/>
          <w:rtl w:val="0"/>
          <w:lang w:val="en-US"/>
        </w:rPr>
        <w:t xml:space="preserve">” </w:t>
      </w:r>
      <w:r>
        <w:rPr>
          <w:rStyle w:val="None"/>
          <w:rFonts w:ascii="Crimson Text Regular" w:hAnsi="Crimson Text Regular"/>
          <w:sz w:val="20"/>
          <w:szCs w:val="20"/>
          <w:rtl w:val="0"/>
          <w:lang w:val="en-US"/>
        </w:rPr>
        <w:t>arXiv, 3 May 2024, arXiv:2405.02165.</w:t>
      </w:r>
    </w:p>
    <w:p>
      <w:pPr>
        <w:pStyle w:val="referenceitem"/>
        <w:numPr>
          <w:ilvl w:val="0"/>
          <w:numId w:val="13"/>
        </w:numPr>
        <w:bidi w:val="0"/>
        <w:ind w:right="0"/>
        <w:jc w:val="both"/>
        <w:rPr>
          <w:rFonts w:ascii="Crimson Text Regular" w:hAnsi="Crimson Text Regular"/>
          <w:sz w:val="20"/>
          <w:szCs w:val="20"/>
          <w:rtl w:val="0"/>
          <w:lang w:val="en-US"/>
        </w:rPr>
      </w:pPr>
      <w:r>
        <w:rPr>
          <w:rStyle w:val="None"/>
          <w:rFonts w:ascii="Crimson Text Regular" w:hAnsi="Crimson Text Regular"/>
          <w:sz w:val="20"/>
          <w:szCs w:val="20"/>
          <w:rtl w:val="0"/>
          <w:lang w:val="en-US"/>
        </w:rPr>
        <w:t xml:space="preserve">Hollenstein, N., Rotsztejn, J., Troendle, M. et al. ZuCo, a simultaneous EEG and eye-tracking resource for natural sentence reading. Sci Data 5, 180291 (2018). </w:t>
      </w:r>
      <w:r>
        <w:rPr>
          <w:rStyle w:val="Hyperlink.4"/>
          <w:rFonts w:ascii="Crimson Text Regular" w:cs="Crimson Text Regular" w:hAnsi="Crimson Text Regular" w:eastAsia="Crimson Text Regular"/>
          <w:sz w:val="20"/>
          <w:szCs w:val="20"/>
          <w:lang w:val="en-US"/>
        </w:rPr>
        <w:fldChar w:fldCharType="begin" w:fldLock="0"/>
      </w:r>
      <w:r>
        <w:rPr>
          <w:rStyle w:val="Hyperlink.4"/>
          <w:rFonts w:ascii="Crimson Text Regular" w:cs="Crimson Text Regular" w:hAnsi="Crimson Text Regular" w:eastAsia="Crimson Text Regular"/>
          <w:sz w:val="20"/>
          <w:szCs w:val="20"/>
          <w:lang w:val="en-US"/>
        </w:rPr>
        <w:instrText xml:space="preserve"> HYPERLINK "https://doi.org/10.1038/sdata.2018.291"</w:instrText>
      </w:r>
      <w:r>
        <w:rPr>
          <w:rStyle w:val="Hyperlink.4"/>
          <w:rFonts w:ascii="Crimson Text Regular" w:cs="Crimson Text Regular" w:hAnsi="Crimson Text Regular" w:eastAsia="Crimson Text Regular"/>
          <w:sz w:val="20"/>
          <w:szCs w:val="20"/>
          <w:lang w:val="en-US"/>
        </w:rPr>
        <w:fldChar w:fldCharType="separate" w:fldLock="0"/>
      </w:r>
      <w:r>
        <w:rPr>
          <w:rStyle w:val="Hyperlink.4"/>
          <w:rFonts w:ascii="Crimson Text Regular" w:hAnsi="Crimson Text Regular"/>
          <w:sz w:val="20"/>
          <w:szCs w:val="20"/>
          <w:rtl w:val="0"/>
          <w:lang w:val="en-US"/>
        </w:rPr>
        <w:t>https://doi.org/10.1038/sdata.2018.291</w:t>
      </w:r>
      <w:r>
        <w:rPr>
          <w:rFonts w:ascii="Crimson Text Regular" w:cs="Crimson Text Regular" w:hAnsi="Crimson Text Regular" w:eastAsia="Crimson Text Regular"/>
          <w:sz w:val="20"/>
          <w:szCs w:val="20"/>
        </w:rPr>
        <w:fldChar w:fldCharType="end" w:fldLock="0"/>
      </w:r>
      <w:r>
        <w:rPr>
          <w:rStyle w:val="None"/>
          <w:rFonts w:ascii="Crimson Text Regular" w:hAnsi="Crimson Text Regular"/>
          <w:sz w:val="20"/>
          <w:szCs w:val="20"/>
          <w:rtl w:val="0"/>
          <w:lang w:val="it-IT"/>
        </w:rPr>
        <w:t>.</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Zhang, Z., Ding, X., Bao, Y. et al. Chisco: An EEG-based BCI dataset for decoding of imagined speech. Sci Data 11, 1265 (2024). </w:t>
      </w:r>
      <w:r>
        <w:rPr>
          <w:rFonts w:ascii="Crimson Text Regular" w:cs="Crimson Text Regular" w:hAnsi="Crimson Text Regular" w:eastAsia="Crimson Text Regular"/>
          <w:sz w:val="20"/>
          <w:szCs w:val="20"/>
        </w:rPr>
        <w:fldChar w:fldCharType="begin" w:fldLock="0"/>
      </w:r>
      <w:r>
        <w:rPr>
          <w:rFonts w:ascii="Crimson Text Regular" w:cs="Crimson Text Regular" w:hAnsi="Crimson Text Regular" w:eastAsia="Crimson Text Regular"/>
          <w:sz w:val="20"/>
          <w:szCs w:val="20"/>
        </w:rPr>
        <w:instrText xml:space="preserve"> HYPERLINK "https://doi.org/10.1038/s41597-024-04114-1"</w:instrText>
      </w:r>
      <w:r>
        <w:rPr>
          <w:rFonts w:ascii="Crimson Text Regular" w:cs="Crimson Text Regular" w:hAnsi="Crimson Text Regular" w:eastAsia="Crimson Text Regular"/>
          <w:sz w:val="20"/>
          <w:szCs w:val="20"/>
        </w:rPr>
        <w:fldChar w:fldCharType="separate" w:fldLock="0"/>
      </w:r>
      <w:r>
        <w:rPr>
          <w:rFonts w:ascii="Crimson Text Regular" w:hAnsi="Crimson Text Regular"/>
          <w:sz w:val="20"/>
          <w:szCs w:val="20"/>
          <w:rtl w:val="0"/>
          <w:lang w:val="en-US"/>
        </w:rPr>
        <w:t>https://doi.org/10.1038/s41597-024-04114-1</w:t>
      </w:r>
      <w:r>
        <w:rPr>
          <w:rFonts w:ascii="Crimson Text Regular" w:cs="Crimson Text Regular" w:hAnsi="Crimson Text Regular" w:eastAsia="Crimson Text Regular"/>
          <w:sz w:val="20"/>
          <w:szCs w:val="20"/>
        </w:rPr>
        <w:fldChar w:fldCharType="end" w:fldLock="0"/>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Van der Goot, P. M. P., and C. A. J. P. C. de Goot.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Skin Impedance and Resistivity in Bioelectric Measurements.</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Bioelectrochemistry, vol. 76, no. 2, 2009, pp. 149</w:t>
      </w:r>
      <w:r>
        <w:rPr>
          <w:rFonts w:ascii="Crimson Text Regular" w:hAnsi="Crimson Text Regular" w:hint="default"/>
          <w:sz w:val="20"/>
          <w:szCs w:val="20"/>
          <w:rtl w:val="0"/>
          <w:lang w:val="en-US"/>
        </w:rPr>
        <w:t>–</w:t>
      </w:r>
      <w:r>
        <w:rPr>
          <w:rFonts w:ascii="Crimson Text Regular" w:hAnsi="Crimson Text Regular"/>
          <w:sz w:val="20"/>
          <w:szCs w:val="20"/>
          <w:rtl w:val="0"/>
          <w:lang w:val="en-US"/>
        </w:rPr>
        <w:t>156.</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de Souza, S. J. B., et al. </w:t>
      </w:r>
      <w:r>
        <w:rPr>
          <w:rFonts w:ascii="Crimson Text Regular" w:hAnsi="Crimson Text Regular" w:hint="default"/>
          <w:sz w:val="20"/>
          <w:szCs w:val="20"/>
          <w:rtl w:val="0"/>
          <w:lang w:val="en-US"/>
        </w:rPr>
        <w:t>“</w:t>
      </w:r>
      <w:r>
        <w:rPr>
          <w:rFonts w:ascii="Crimson Text Regular" w:hAnsi="Crimson Text Regular"/>
          <w:sz w:val="20"/>
          <w:szCs w:val="20"/>
          <w:rtl w:val="0"/>
          <w:lang w:val="en-US"/>
        </w:rPr>
        <w:t>Measurement of Skin Impedance and Resistivity in Various Conditions.</w:t>
      </w:r>
      <w:r>
        <w:rPr>
          <w:rFonts w:ascii="Crimson Text Regular" w:hAnsi="Crimson Text Regular" w:hint="default"/>
          <w:sz w:val="20"/>
          <w:szCs w:val="20"/>
          <w:rtl w:val="0"/>
          <w:lang w:val="en-US"/>
        </w:rPr>
        <w:t xml:space="preserve">” </w:t>
      </w:r>
      <w:r>
        <w:rPr>
          <w:rFonts w:ascii="Crimson Text Regular" w:hAnsi="Crimson Text Regular"/>
          <w:sz w:val="20"/>
          <w:szCs w:val="20"/>
          <w:rtl w:val="0"/>
          <w:lang w:val="en-US"/>
        </w:rPr>
        <w:t>Biomedical Engineering Online, vol. 10, no. 1, 2001, pp. 45</w:t>
      </w:r>
      <w:r>
        <w:rPr>
          <w:rFonts w:ascii="Crimson Text Regular" w:hAnsi="Crimson Text Regular" w:hint="default"/>
          <w:sz w:val="20"/>
          <w:szCs w:val="20"/>
          <w:rtl w:val="0"/>
          <w:lang w:val="en-US"/>
        </w:rPr>
        <w:t>–</w:t>
      </w:r>
      <w:r>
        <w:rPr>
          <w:rFonts w:ascii="Crimson Text Regular" w:hAnsi="Crimson Text Regular"/>
          <w:sz w:val="20"/>
          <w:szCs w:val="20"/>
          <w:rtl w:val="0"/>
          <w:lang w:val="en-US"/>
        </w:rPr>
        <w:t>53.</w:t>
      </w:r>
    </w:p>
    <w:p>
      <w:pPr>
        <w:pStyle w:val="referenceitem"/>
        <w:numPr>
          <w:ilvl w:val="0"/>
          <w:numId w:val="13"/>
        </w:numPr>
        <w:bidi w:val="0"/>
        <w:ind w:right="0"/>
        <w:jc w:val="both"/>
        <w:rPr>
          <w:rFonts w:ascii="Crimson Text Regular" w:hAnsi="Crimson Text Regular"/>
          <w:sz w:val="20"/>
          <w:szCs w:val="20"/>
          <w:rtl w:val="0"/>
          <w:lang w:val="en-US"/>
        </w:rPr>
      </w:pPr>
      <w:r>
        <w:rPr>
          <w:rStyle w:val="Hyperlink.4"/>
          <w:rFonts w:ascii="Crimson Text Regular" w:hAnsi="Crimson Text Regular"/>
          <w:sz w:val="20"/>
          <w:szCs w:val="20"/>
          <w:rtl w:val="0"/>
          <w:lang w:val="en-US"/>
        </w:rPr>
        <w:t>L. M. A. F. Costa et al. Changes in skin electrical properties with hydration. Skin Research and Technology,</w:t>
      </w:r>
      <w:r>
        <w:rPr>
          <w:rStyle w:val="None"/>
          <w:rFonts w:ascii="Crimson Text Regular" w:hAnsi="Crimson Text Regular"/>
          <w:sz w:val="20"/>
          <w:szCs w:val="20"/>
          <w:rtl w:val="0"/>
          <w:lang w:val="it-IT"/>
        </w:rPr>
        <w:t xml:space="preserve"> </w:t>
      </w:r>
      <w:r>
        <w:rPr>
          <w:rStyle w:val="Hyperlink.4"/>
          <w:rFonts w:ascii="Crimson Text Regular" w:hAnsi="Crimson Text Regular"/>
          <w:sz w:val="20"/>
          <w:szCs w:val="20"/>
          <w:rtl w:val="0"/>
          <w:lang w:val="en-US"/>
        </w:rPr>
        <w:t>24(4):567</w:t>
      </w:r>
      <w:r>
        <w:rPr>
          <w:rStyle w:val="Hyperlink.4"/>
          <w:rFonts w:ascii="Crimson Text Regular" w:hAnsi="Crimson Text Regular" w:hint="default"/>
          <w:sz w:val="20"/>
          <w:szCs w:val="20"/>
          <w:rtl w:val="0"/>
          <w:lang w:val="en-US"/>
        </w:rPr>
        <w:t>–</w:t>
      </w:r>
      <w:r>
        <w:rPr>
          <w:rStyle w:val="Hyperlink.4"/>
          <w:rFonts w:ascii="Crimson Text Regular" w:hAnsi="Crimson Text Regular"/>
          <w:sz w:val="20"/>
          <w:szCs w:val="20"/>
          <w:rtl w:val="0"/>
          <w:lang w:val="en-US"/>
        </w:rPr>
        <w:t>573, 2018. Notes variations in epidermal resistivity with hydration levels.</w:t>
      </w:r>
    </w:p>
    <w:p>
      <w:pPr>
        <w:pStyle w:val="referenceitem"/>
        <w:numPr>
          <w:ilvl w:val="0"/>
          <w:numId w:val="13"/>
        </w:numPr>
        <w:bidi w:val="0"/>
        <w:ind w:right="0"/>
        <w:jc w:val="both"/>
        <w:rPr>
          <w:rFonts w:ascii="Crimson Text Regular" w:hAnsi="Crimson Text Regular"/>
          <w:sz w:val="20"/>
          <w:szCs w:val="20"/>
          <w:rtl w:val="0"/>
          <w:lang w:val="en-US"/>
        </w:rPr>
      </w:pPr>
      <w:r>
        <w:rPr>
          <w:rStyle w:val="Hyperlink.4"/>
          <w:rFonts w:ascii="Crimson Text Regular" w:hAnsi="Crimson Text Regular"/>
          <w:sz w:val="20"/>
          <w:szCs w:val="20"/>
          <w:rtl w:val="0"/>
          <w:lang w:val="en-US"/>
        </w:rPr>
        <w:t>U.S. Department of Health and Human Services. Health Insurance Portability and Accountability Act of 1996 (HIPAA). Public Law 104-191, Government Printing Office, 1996.</w:t>
      </w:r>
      <w:r>
        <w:rPr>
          <w:rFonts w:ascii="Crimson Text Regular" w:hAnsi="Crimson Text Regular"/>
          <w:sz w:val="20"/>
          <w:szCs w:val="20"/>
          <w:rtl w:val="0"/>
        </w:rPr>
        <w:t xml:space="preserve"> </w:t>
      </w:r>
    </w:p>
    <w:p>
      <w:pPr>
        <w:pStyle w:val="referenceitem"/>
        <w:numPr>
          <w:ilvl w:val="0"/>
          <w:numId w:val="13"/>
        </w:numPr>
        <w:bidi w:val="0"/>
        <w:ind w:right="0"/>
        <w:jc w:val="both"/>
        <w:rPr>
          <w:rFonts w:ascii="Crimson Text Regular" w:hAnsi="Crimson Text Regular"/>
          <w:sz w:val="20"/>
          <w:szCs w:val="20"/>
          <w:rtl w:val="0"/>
          <w:lang w:val="it-IT"/>
        </w:rPr>
      </w:pPr>
      <w:r>
        <w:rPr>
          <w:rFonts w:ascii="Crimson Text Regular" w:hAnsi="Crimson Text Regular"/>
          <w:sz w:val="20"/>
          <w:szCs w:val="20"/>
          <w:rtl w:val="0"/>
          <w:lang w:val="it-IT"/>
        </w:rPr>
        <w:t xml:space="preserve">Federal Trade Commission. </w:t>
      </w: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Privacy and Security.</w:t>
      </w:r>
      <w:r>
        <w:rPr>
          <w:rFonts w:ascii="Crimson Text Regular" w:hAnsi="Crimson Text Regular" w:hint="default"/>
          <w:sz w:val="20"/>
          <w:szCs w:val="20"/>
          <w:rtl w:val="0"/>
        </w:rPr>
        <w:t xml:space="preserve">” </w:t>
      </w:r>
      <w:r>
        <w:rPr>
          <w:rStyle w:val="None"/>
          <w:rFonts w:ascii="Crimson Text Regular" w:hAnsi="Crimson Text Regular"/>
          <w:i w:val="1"/>
          <w:iCs w:val="1"/>
          <w:sz w:val="20"/>
          <w:szCs w:val="20"/>
          <w:rtl w:val="0"/>
          <w:lang w:val="fr-FR"/>
        </w:rPr>
        <w:t>FTC</w:t>
      </w:r>
      <w:r>
        <w:rPr>
          <w:rFonts w:ascii="Crimson Text Regular" w:hAnsi="Crimson Text Regular"/>
          <w:sz w:val="20"/>
          <w:szCs w:val="20"/>
          <w:rtl w:val="0"/>
          <w:lang w:val="en-US"/>
        </w:rPr>
        <w:t>, www.ftc.gov/tips-advice/business-centerprivacy-and-security. Accessed 12 July 2025.</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European Parliament and Council. Regulation (EU) 2016/679 (General Data Protection Regulation).</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Official Journal of the European Union, 27 Apr. 2016.</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 International Human Rights Advocacy. </w:t>
      </w: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Neurorights.</w:t>
      </w:r>
      <w:r>
        <w:rPr>
          <w:rFonts w:ascii="Crimson Text Regular" w:hAnsi="Crimson Text Regular" w:hint="default"/>
          <w:sz w:val="20"/>
          <w:szCs w:val="20"/>
          <w:rtl w:val="0"/>
        </w:rPr>
        <w:t xml:space="preserve">” </w:t>
      </w:r>
      <w:r>
        <w:rPr>
          <w:rFonts w:ascii="Crimson Text Regular" w:hAnsi="Crimson Text Regular"/>
          <w:sz w:val="20"/>
          <w:szCs w:val="20"/>
          <w:rtl w:val="0"/>
        </w:rPr>
        <w:t>2023.</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Global Privacy Assembly. </w:t>
      </w: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Resolution on Neuro-specific Data Protection.</w:t>
      </w:r>
      <w:r>
        <w:rPr>
          <w:rFonts w:ascii="Crimson Text Regular" w:hAnsi="Crimson Text Regular" w:hint="default"/>
          <w:sz w:val="20"/>
          <w:szCs w:val="20"/>
          <w:rtl w:val="0"/>
        </w:rPr>
        <w:t xml:space="preserve">” </w:t>
      </w:r>
      <w:r>
        <w:rPr>
          <w:rFonts w:ascii="Crimson Text Regular" w:hAnsi="Crimson Text Regular"/>
          <w:sz w:val="20"/>
          <w:szCs w:val="20"/>
          <w:rtl w:val="0"/>
          <w:lang w:val="en-US"/>
        </w:rPr>
        <w:t>Global Privacy</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Assembly, 2024.</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OpenStax College. </w:t>
      </w:r>
      <w:r>
        <w:rPr>
          <w:rStyle w:val="None"/>
          <w:rFonts w:ascii="Crimson Text Regular" w:hAnsi="Crimson Text Regular"/>
          <w:i w:val="1"/>
          <w:iCs w:val="1"/>
          <w:sz w:val="20"/>
          <w:szCs w:val="20"/>
          <w:rtl w:val="0"/>
          <w:lang w:val="en-US"/>
        </w:rPr>
        <w:t>1605 Brocas and Wernickes Areas</w:t>
      </w:r>
      <w:r>
        <w:rPr>
          <w:rStyle w:val="None"/>
          <w:rFonts w:ascii="Crimson Text Regular" w:hAnsi="Crimson Text Regular" w:hint="default"/>
          <w:i w:val="1"/>
          <w:iCs w:val="1"/>
          <w:sz w:val="20"/>
          <w:szCs w:val="20"/>
          <w:rtl w:val="0"/>
        </w:rPr>
        <w:t>‑</w:t>
      </w:r>
      <w:r>
        <w:rPr>
          <w:rStyle w:val="None"/>
          <w:rFonts w:ascii="Crimson Text Regular" w:hAnsi="Crimson Text Regular"/>
          <w:i w:val="1"/>
          <w:iCs w:val="1"/>
          <w:sz w:val="20"/>
          <w:szCs w:val="20"/>
          <w:rtl w:val="0"/>
          <w:lang w:val="en-US"/>
        </w:rPr>
        <w:t>02 [Diagram of the human brain circling Broca</w:t>
      </w:r>
      <w:r>
        <w:rPr>
          <w:rStyle w:val="None"/>
          <w:rFonts w:ascii="Crimson Text Regular" w:hAnsi="Crimson Text Regular" w:hint="default"/>
          <w:i w:val="1"/>
          <w:iCs w:val="1"/>
          <w:sz w:val="20"/>
          <w:szCs w:val="20"/>
          <w:rtl w:val="1"/>
        </w:rPr>
        <w:t>’</w:t>
      </w:r>
      <w:r>
        <w:rPr>
          <w:rStyle w:val="None"/>
          <w:rFonts w:ascii="Crimson Text Regular" w:hAnsi="Crimson Text Regular"/>
          <w:i w:val="1"/>
          <w:iCs w:val="1"/>
          <w:sz w:val="20"/>
          <w:szCs w:val="20"/>
          <w:rtl w:val="0"/>
          <w:lang w:val="en-US"/>
        </w:rPr>
        <w:t>s and Wernicke</w:t>
      </w:r>
      <w:r>
        <w:rPr>
          <w:rStyle w:val="None"/>
          <w:rFonts w:ascii="Crimson Text Regular" w:hAnsi="Crimson Text Regular" w:hint="default"/>
          <w:i w:val="1"/>
          <w:iCs w:val="1"/>
          <w:sz w:val="20"/>
          <w:szCs w:val="20"/>
          <w:rtl w:val="1"/>
        </w:rPr>
        <w:t>’</w:t>
      </w:r>
      <w:r>
        <w:rPr>
          <w:rStyle w:val="None"/>
          <w:rFonts w:ascii="Crimson Text Regular" w:hAnsi="Crimson Text Regular"/>
          <w:i w:val="1"/>
          <w:iCs w:val="1"/>
          <w:sz w:val="20"/>
          <w:szCs w:val="20"/>
          <w:rtl w:val="0"/>
          <w:lang w:val="en-US"/>
        </w:rPr>
        <w:t>s areas, with arrows denoting the arcuate fasciculus].</w:t>
      </w:r>
      <w:r>
        <w:rPr>
          <w:rFonts w:ascii="Crimson Text Regular" w:hAnsi="Crimson Text Regular"/>
          <w:sz w:val="20"/>
          <w:szCs w:val="20"/>
          <w:rtl w:val="0"/>
        </w:rPr>
        <w:t xml:space="preserve"> </w:t>
      </w:r>
      <w:r>
        <w:rPr>
          <w:rStyle w:val="None"/>
          <w:rFonts w:ascii="Crimson Text Regular" w:hAnsi="Crimson Text Regular"/>
          <w:i w:val="1"/>
          <w:iCs w:val="1"/>
          <w:sz w:val="20"/>
          <w:szCs w:val="20"/>
          <w:rtl w:val="0"/>
          <w:lang w:val="en-US"/>
        </w:rPr>
        <w:t>Anatomy &amp; Physiology</w:t>
      </w:r>
      <w:r>
        <w:rPr>
          <w:rFonts w:ascii="Crimson Text Regular" w:hAnsi="Crimson Text Regular"/>
          <w:sz w:val="20"/>
          <w:szCs w:val="20"/>
          <w:rtl w:val="0"/>
          <w:lang w:val="en-US"/>
        </w:rPr>
        <w:t xml:space="preserve">, Connexions Web site, 19 June 2013, cnx.org/content/col11496/1.6/. </w:t>
      </w:r>
      <w:r>
        <w:rPr>
          <w:rStyle w:val="None"/>
          <w:rFonts w:ascii="Crimson Text Regular" w:hAnsi="Crimson Text Regular"/>
          <w:i w:val="1"/>
          <w:iCs w:val="1"/>
          <w:sz w:val="20"/>
          <w:szCs w:val="20"/>
          <w:rtl w:val="0"/>
          <w:lang w:val="it-IT"/>
        </w:rPr>
        <w:t>Wikimedia Commons</w:t>
      </w:r>
      <w:r>
        <w:rPr>
          <w:rFonts w:ascii="Crimson Text Regular" w:hAnsi="Crimson Text Regular"/>
          <w:sz w:val="20"/>
          <w:szCs w:val="20"/>
          <w:rtl w:val="0"/>
          <w:lang w:val="en-US"/>
        </w:rPr>
        <w:t>, https://upload.wikimedia.org/wikipedia/commons/2/20/1605_Brocas_and_Wernickes_Areas-02.jpg. Creative Commons Attribution</w:t>
      </w:r>
      <w:r>
        <w:rPr>
          <w:rFonts w:ascii="Crimson Text Regular" w:hAnsi="Crimson Text Regular" w:hint="default"/>
          <w:sz w:val="20"/>
          <w:szCs w:val="20"/>
          <w:rtl w:val="0"/>
        </w:rPr>
        <w:t>‑</w:t>
      </w:r>
      <w:r>
        <w:rPr>
          <w:rFonts w:ascii="Crimson Text Regular" w:hAnsi="Crimson Text Regular"/>
          <w:sz w:val="20"/>
          <w:szCs w:val="20"/>
          <w:rtl w:val="0"/>
          <w:lang w:val="en-US"/>
        </w:rPr>
        <w:t>ShareAlike 4.0 International. Accessed 30 July 2025.</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Crosby, Steven A. </w:t>
      </w: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Efficient Data Structures for Tamper-Evident Logging.</w:t>
      </w:r>
      <w:r>
        <w:rPr>
          <w:rFonts w:ascii="Crimson Text Regular" w:hAnsi="Crimson Text Regular" w:hint="default"/>
          <w:sz w:val="20"/>
          <w:szCs w:val="20"/>
          <w:rtl w:val="0"/>
        </w:rPr>
        <w:t xml:space="preserve">” </w:t>
      </w:r>
      <w:r>
        <w:rPr>
          <w:rStyle w:val="None"/>
          <w:rFonts w:ascii="Crimson Text Regular" w:hAnsi="Crimson Text Regular"/>
          <w:i w:val="1"/>
          <w:iCs w:val="1"/>
          <w:sz w:val="20"/>
          <w:szCs w:val="20"/>
          <w:rtl w:val="0"/>
          <w:lang w:val="en-US"/>
        </w:rPr>
        <w:t>Proceedings of the IEEE Annual Computer Security Applications Conference</w:t>
      </w:r>
      <w:r>
        <w:rPr>
          <w:rFonts w:ascii="Crimson Text Regular" w:hAnsi="Crimson Text Regular"/>
          <w:sz w:val="20"/>
          <w:szCs w:val="20"/>
          <w:rtl w:val="0"/>
        </w:rPr>
        <w:t>, IEEE, 2009.</w:t>
      </w:r>
    </w:p>
    <w:p>
      <w:pPr>
        <w:pStyle w:val="referenceitem"/>
        <w:numPr>
          <w:ilvl w:val="0"/>
          <w:numId w:val="13"/>
        </w:numPr>
        <w:bidi w:val="0"/>
        <w:ind w:right="0"/>
        <w:jc w:val="both"/>
        <w:rPr>
          <w:rFonts w:ascii="Crimson Text Regular" w:hAnsi="Crimson Text Regular"/>
          <w:sz w:val="20"/>
          <w:szCs w:val="20"/>
          <w:rtl w:val="0"/>
        </w:rPr>
      </w:pPr>
      <w:r>
        <w:rPr>
          <w:rFonts w:ascii="Crimson Text Regular" w:hAnsi="Crimson Text Regular"/>
          <w:sz w:val="20"/>
          <w:szCs w:val="20"/>
          <w:rtl w:val="0"/>
        </w:rPr>
        <w:t>Mateti</w:t>
      </w:r>
      <w:r>
        <w:rPr>
          <w:rFonts w:ascii="Crimson Text Regular" w:hAnsi="Crimson Text Regular" w:hint="default"/>
          <w:sz w:val="20"/>
          <w:szCs w:val="20"/>
          <w:rtl w:val="0"/>
        </w:rPr>
        <w:t>ć</w:t>
      </w:r>
      <w:r>
        <w:rPr>
          <w:rFonts w:ascii="Crimson Text Regular" w:hAnsi="Crimson Text Regular"/>
          <w:sz w:val="20"/>
          <w:szCs w:val="20"/>
          <w:rtl w:val="0"/>
        </w:rPr>
        <w:t>, Sini</w:t>
      </w:r>
      <w:r>
        <w:rPr>
          <w:rFonts w:ascii="Crimson Text Regular" w:hAnsi="Crimson Text Regular" w:hint="default"/>
          <w:sz w:val="20"/>
          <w:szCs w:val="20"/>
          <w:rtl w:val="0"/>
        </w:rPr>
        <w:t>š</w:t>
      </w:r>
      <w:r>
        <w:rPr>
          <w:rFonts w:ascii="Crimson Text Regular" w:hAnsi="Crimson Text Regular"/>
          <w:sz w:val="20"/>
          <w:szCs w:val="20"/>
          <w:rtl w:val="0"/>
        </w:rPr>
        <w:t xml:space="preserve">a, et al. </w:t>
      </w: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DELEGATEE: Brokered Delegation Using Trusted Execution Environments.</w:t>
      </w:r>
      <w:r>
        <w:rPr>
          <w:rFonts w:ascii="Crimson Text Regular" w:hAnsi="Crimson Text Regular" w:hint="default"/>
          <w:sz w:val="20"/>
          <w:szCs w:val="20"/>
          <w:rtl w:val="0"/>
        </w:rPr>
        <w:t xml:space="preserve">” </w:t>
      </w:r>
      <w:r>
        <w:rPr>
          <w:rStyle w:val="None"/>
          <w:rFonts w:ascii="Crimson Text Regular" w:hAnsi="Crimson Text Regular"/>
          <w:i w:val="1"/>
          <w:iCs w:val="1"/>
          <w:sz w:val="20"/>
          <w:szCs w:val="20"/>
          <w:rtl w:val="0"/>
          <w:lang w:val="en-US"/>
        </w:rPr>
        <w:t>Proceedings of the 27th USENIX Security Symposium</w:t>
      </w:r>
      <w:r>
        <w:rPr>
          <w:rFonts w:ascii="Crimson Text Regular" w:hAnsi="Crimson Text Regular"/>
          <w:sz w:val="20"/>
          <w:szCs w:val="20"/>
          <w:rtl w:val="0"/>
          <w:lang w:val="fr-FR"/>
        </w:rPr>
        <w:t>, USENIX Association, Aug. 2018, pp. 1391</w:t>
      </w:r>
      <w:r>
        <w:rPr>
          <w:rFonts w:ascii="Crimson Text Regular" w:hAnsi="Crimson Text Regular" w:hint="default"/>
          <w:sz w:val="20"/>
          <w:szCs w:val="20"/>
          <w:rtl w:val="0"/>
        </w:rPr>
        <w:t>–</w:t>
      </w:r>
      <w:r>
        <w:rPr>
          <w:rFonts w:ascii="Crimson Text Regular" w:hAnsi="Crimson Text Regular"/>
          <w:sz w:val="20"/>
          <w:szCs w:val="20"/>
          <w:rtl w:val="0"/>
        </w:rPr>
        <w:t>1408.</w:t>
      </w:r>
    </w:p>
    <w:p>
      <w:pPr>
        <w:pStyle w:val="referenceitem"/>
        <w:numPr>
          <w:ilvl w:val="0"/>
          <w:numId w:val="13"/>
        </w:numPr>
        <w:bidi w:val="0"/>
        <w:ind w:right="0"/>
        <w:jc w:val="both"/>
        <w:rPr>
          <w:rFonts w:ascii="Crimson Text Regular" w:hAnsi="Crimson Text Regular"/>
          <w:sz w:val="20"/>
          <w:szCs w:val="20"/>
          <w:rtl w:val="0"/>
          <w:lang w:val="it-IT"/>
        </w:rPr>
      </w:pPr>
      <w:r>
        <w:rPr>
          <w:rFonts w:ascii="Crimson Text Regular" w:hAnsi="Crimson Text Regular"/>
          <w:sz w:val="20"/>
          <w:szCs w:val="20"/>
          <w:rtl w:val="0"/>
          <w:lang w:val="it-IT"/>
        </w:rPr>
        <w:t xml:space="preserve">Rescorla, Eric. </w:t>
      </w:r>
      <w:r>
        <w:rPr>
          <w:rFonts w:ascii="Crimson Text Regular" w:hAnsi="Crimson Text Regular" w:hint="default"/>
          <w:sz w:val="20"/>
          <w:szCs w:val="20"/>
          <w:rtl w:val="1"/>
          <w:lang w:val="ar-SA" w:bidi="ar-SA"/>
        </w:rPr>
        <w:t>“</w:t>
      </w:r>
      <w:r>
        <w:rPr>
          <w:rFonts w:ascii="Crimson Text Regular" w:hAnsi="Crimson Text Regular"/>
          <w:sz w:val="20"/>
          <w:szCs w:val="20"/>
          <w:rtl w:val="0"/>
          <w:lang w:val="it-IT"/>
        </w:rPr>
        <w:t>The Transport Layer Security (TLS) Protocol Version 1.3.</w:t>
      </w:r>
      <w:r>
        <w:rPr>
          <w:rFonts w:ascii="Crimson Text Regular" w:hAnsi="Crimson Text Regular" w:hint="default"/>
          <w:sz w:val="20"/>
          <w:szCs w:val="20"/>
          <w:rtl w:val="0"/>
        </w:rPr>
        <w:t xml:space="preserve">” </w:t>
      </w:r>
      <w:r>
        <w:rPr>
          <w:rStyle w:val="None"/>
          <w:rFonts w:ascii="Crimson Text Regular" w:hAnsi="Crimson Text Regular"/>
          <w:i w:val="1"/>
          <w:iCs w:val="1"/>
          <w:sz w:val="20"/>
          <w:szCs w:val="20"/>
          <w:rtl w:val="0"/>
          <w:lang w:val="nl-NL"/>
        </w:rPr>
        <w:t>RFC 8446</w:t>
      </w:r>
      <w:r>
        <w:rPr>
          <w:rFonts w:ascii="Crimson Text Regular" w:hAnsi="Crimson Text Regular"/>
          <w:sz w:val="20"/>
          <w:szCs w:val="20"/>
          <w:rtl w:val="0"/>
          <w:lang w:val="en-US"/>
        </w:rPr>
        <w:t>, Internet Engineering Task Force, Aug. 2018, https://www.rfc-editor.org/info/rfc8446.</w:t>
      </w:r>
    </w:p>
    <w:p>
      <w:pPr>
        <w:pStyle w:val="referenceitem"/>
        <w:numPr>
          <w:ilvl w:val="0"/>
          <w:numId w:val="13"/>
        </w:numPr>
        <w:bidi w:val="0"/>
        <w:ind w:right="0"/>
        <w:jc w:val="both"/>
        <w:rPr>
          <w:rFonts w:ascii="Crimson Text Regular" w:hAnsi="Crimson Text Regular"/>
          <w:sz w:val="20"/>
          <w:szCs w:val="20"/>
          <w:rtl w:val="0"/>
          <w:lang w:val="en-US"/>
        </w:rPr>
      </w:pPr>
      <w:r>
        <w:rPr>
          <w:rFonts w:ascii="Crimson Text Regular" w:hAnsi="Crimson Text Regular"/>
          <w:sz w:val="20"/>
          <w:szCs w:val="20"/>
          <w:rtl w:val="0"/>
          <w:lang w:val="en-US"/>
        </w:rPr>
        <w:t xml:space="preserve">Stevens, Timothy. </w:t>
      </w: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Efficient Differentially Private Secure Aggregation for Federated Learning via Hardness of Learning with Errors.</w:t>
      </w:r>
      <w:r>
        <w:rPr>
          <w:rFonts w:ascii="Crimson Text Regular" w:hAnsi="Crimson Text Regular" w:hint="default"/>
          <w:sz w:val="20"/>
          <w:szCs w:val="20"/>
          <w:rtl w:val="0"/>
        </w:rPr>
        <w:t xml:space="preserve">” </w:t>
      </w:r>
      <w:r>
        <w:rPr>
          <w:rStyle w:val="None"/>
          <w:rFonts w:ascii="Crimson Text Regular" w:hAnsi="Crimson Text Regular"/>
          <w:i w:val="1"/>
          <w:iCs w:val="1"/>
          <w:sz w:val="20"/>
          <w:szCs w:val="20"/>
          <w:rtl w:val="0"/>
        </w:rPr>
        <w:t>arXiv</w:t>
      </w:r>
      <w:r>
        <w:rPr>
          <w:rFonts w:ascii="Crimson Text Regular" w:hAnsi="Crimson Text Regular"/>
          <w:sz w:val="20"/>
          <w:szCs w:val="20"/>
          <w:rtl w:val="0"/>
        </w:rPr>
        <w:t>, Dec. 2021, arxiv.org/abs/2112.06872.</w:t>
      </w:r>
    </w:p>
    <w:p>
      <w:pPr>
        <w:pStyle w:val="referenceitem"/>
        <w:numPr>
          <w:ilvl w:val="0"/>
          <w:numId w:val="13"/>
        </w:numPr>
        <w:bidi w:val="0"/>
        <w:ind w:right="0"/>
        <w:jc w:val="left"/>
        <w:rPr>
          <w:rFonts w:ascii="Crimson Text Regular" w:hAnsi="Crimson Text Regular" w:hint="default"/>
          <w:sz w:val="20"/>
          <w:szCs w:val="20"/>
          <w:rtl w:val="0"/>
          <w:lang w:val="ar-SA" w:bidi="ar-SA"/>
        </w:rPr>
      </w:pP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Evaluate Models</w:t>
      </w:r>
      <w:r>
        <w:rPr>
          <w:rFonts w:ascii="Crimson Text Regular" w:hAnsi="Crimson Text Regular" w:hint="default"/>
          <w:sz w:val="20"/>
          <w:szCs w:val="20"/>
          <w:rtl w:val="0"/>
        </w:rPr>
        <w:t xml:space="preserve">  </w:t>
      </w:r>
      <w:r>
        <w:rPr>
          <w:rFonts w:ascii="Crimson Text Regular" w:hAnsi="Crimson Text Regular"/>
          <w:sz w:val="20"/>
          <w:szCs w:val="20"/>
          <w:rtl w:val="0"/>
        </w:rPr>
        <w:t>|</w:t>
      </w:r>
      <w:r>
        <w:rPr>
          <w:rFonts w:ascii="Crimson Text Regular" w:hAnsi="Crimson Text Regular" w:hint="default"/>
          <w:sz w:val="20"/>
          <w:szCs w:val="20"/>
          <w:rtl w:val="0"/>
        </w:rPr>
        <w:t xml:space="preserve">  </w:t>
      </w:r>
      <w:r>
        <w:rPr>
          <w:rFonts w:ascii="Crimson Text Regular" w:hAnsi="Crimson Text Regular"/>
          <w:sz w:val="20"/>
          <w:szCs w:val="20"/>
          <w:rtl w:val="0"/>
          <w:lang w:val="en-US"/>
        </w:rPr>
        <w:t>Cloud Translation</w:t>
      </w:r>
      <w:r>
        <w:rPr>
          <w:rFonts w:ascii="Crimson Text Regular" w:hAnsi="Crimson Text Regular" w:hint="default"/>
          <w:sz w:val="20"/>
          <w:szCs w:val="20"/>
          <w:rtl w:val="0"/>
        </w:rPr>
        <w:t xml:space="preserve">  </w:t>
      </w:r>
      <w:r>
        <w:rPr>
          <w:rFonts w:ascii="Crimson Text Regular" w:hAnsi="Crimson Text Regular"/>
          <w:sz w:val="20"/>
          <w:szCs w:val="20"/>
          <w:rtl w:val="0"/>
        </w:rPr>
        <w:t>|</w:t>
      </w:r>
      <w:r>
        <w:rPr>
          <w:rFonts w:ascii="Crimson Text Regular" w:hAnsi="Crimson Text Regular" w:hint="default"/>
          <w:sz w:val="20"/>
          <w:szCs w:val="20"/>
          <w:rtl w:val="0"/>
        </w:rPr>
        <w:t xml:space="preserve">  </w:t>
      </w:r>
      <w:r>
        <w:rPr>
          <w:rFonts w:ascii="Crimson Text Regular" w:hAnsi="Crimson Text Regular"/>
          <w:sz w:val="20"/>
          <w:szCs w:val="20"/>
          <w:rtl w:val="0"/>
          <w:lang w:val="it-IT"/>
        </w:rPr>
        <w:t>Google Cloud.</w:t>
      </w:r>
      <w:r>
        <w:rPr>
          <w:rFonts w:ascii="Crimson Text Regular" w:hAnsi="Crimson Text Regular" w:hint="default"/>
          <w:sz w:val="20"/>
          <w:szCs w:val="20"/>
          <w:rtl w:val="0"/>
        </w:rPr>
        <w:t xml:space="preserve">” </w:t>
      </w:r>
      <w:r>
        <w:rPr>
          <w:rStyle w:val="None"/>
          <w:rFonts w:ascii="Crimson Text Regular" w:hAnsi="Crimson Text Regular"/>
          <w:i w:val="1"/>
          <w:iCs w:val="1"/>
          <w:sz w:val="20"/>
          <w:szCs w:val="20"/>
          <w:rtl w:val="0"/>
          <w:lang w:val="nl-NL"/>
        </w:rPr>
        <w:t>Google</w:t>
      </w:r>
      <w:r>
        <w:rPr>
          <w:rFonts w:ascii="Crimson Text Regular" w:hAnsi="Crimson Text Regular"/>
          <w:sz w:val="20"/>
          <w:szCs w:val="20"/>
          <w:rtl w:val="0"/>
          <w:lang w:val="en-US"/>
        </w:rPr>
        <w:t>, Google, cloud.google.com/translate/docs/advanced/automl</w:t>
      </w:r>
      <w:r>
        <w:rPr>
          <w:rFonts w:ascii="Crimson Text Regular" w:hAnsi="Crimson Text Regular"/>
          <w:sz w:val="20"/>
          <w:szCs w:val="20"/>
          <w:rtl w:val="0"/>
          <w:lang w:val="it-IT"/>
        </w:rPr>
        <w:t xml:space="preserve"> </w:t>
      </w:r>
      <w:r>
        <w:rPr>
          <w:rFonts w:ascii="Crimson Text Regular" w:hAnsi="Crimson Text Regular"/>
          <w:sz w:val="20"/>
          <w:szCs w:val="20"/>
          <w:rtl w:val="0"/>
          <w:lang w:val="en-US"/>
        </w:rPr>
        <w:t xml:space="preserve">evaluate#:~:text=The%20BLEU%20score%20is%20a,of%20high%20quality%20reference%20translations. Accessed 6 Aug. 2025. </w:t>
      </w:r>
    </w:p>
    <w:p>
      <w:pPr>
        <w:pStyle w:val="referenceitem"/>
        <w:numPr>
          <w:ilvl w:val="0"/>
          <w:numId w:val="13"/>
        </w:numPr>
        <w:bidi w:val="0"/>
        <w:ind w:right="0"/>
        <w:jc w:val="left"/>
        <w:rPr>
          <w:rFonts w:ascii="Crimson Text Regular" w:hAnsi="Crimson Text Regular"/>
          <w:sz w:val="20"/>
          <w:szCs w:val="20"/>
          <w:rtl w:val="0"/>
        </w:rPr>
      </w:pPr>
      <w:r>
        <w:rPr>
          <w:rFonts w:ascii="Crimson Text Regular" w:hAnsi="Crimson Text Regular"/>
          <w:sz w:val="20"/>
          <w:szCs w:val="20"/>
          <w:rtl w:val="0"/>
        </w:rPr>
        <w:t xml:space="preserve">Lin, Chin-Yew. </w:t>
      </w:r>
      <w:r>
        <w:rPr>
          <w:rFonts w:ascii="Crimson Text Regular" w:hAnsi="Crimson Text Regular" w:hint="default"/>
          <w:sz w:val="20"/>
          <w:szCs w:val="20"/>
          <w:rtl w:val="1"/>
          <w:lang w:val="ar-SA" w:bidi="ar-SA"/>
        </w:rPr>
        <w:t>“</w:t>
      </w:r>
      <w:r>
        <w:rPr>
          <w:rFonts w:ascii="Crimson Text Regular" w:hAnsi="Crimson Text Regular"/>
          <w:sz w:val="20"/>
          <w:szCs w:val="20"/>
          <w:rtl w:val="0"/>
          <w:lang w:val="en-US"/>
        </w:rPr>
        <w:t>ROUGE: A Package for Automatic Evaluation of Summaries.</w:t>
      </w:r>
      <w:r>
        <w:rPr>
          <w:rFonts w:ascii="Crimson Text Regular" w:hAnsi="Crimson Text Regular" w:hint="default"/>
          <w:sz w:val="20"/>
          <w:szCs w:val="20"/>
          <w:rtl w:val="0"/>
        </w:rPr>
        <w:t xml:space="preserve">” </w:t>
      </w:r>
      <w:r>
        <w:rPr>
          <w:rFonts w:ascii="Crimson Text Regular" w:hAnsi="Crimson Text Regular"/>
          <w:sz w:val="20"/>
          <w:szCs w:val="20"/>
          <w:rtl w:val="0"/>
          <w:lang w:val="en-US"/>
        </w:rPr>
        <w:t>*Text Summarization Branches Out*, Barcelona: Association for Computational Linguistics, July 2004, pp. 74</w:t>
      </w:r>
      <w:r>
        <w:rPr>
          <w:rFonts w:ascii="Crimson Text Regular" w:hAnsi="Crimson Text Regular" w:hint="default"/>
          <w:sz w:val="20"/>
          <w:szCs w:val="20"/>
          <w:rtl w:val="0"/>
        </w:rPr>
        <w:t>–</w:t>
      </w:r>
      <w:r>
        <w:rPr>
          <w:rFonts w:ascii="Crimson Text Regular" w:hAnsi="Crimson Text Regular"/>
          <w:sz w:val="20"/>
          <w:szCs w:val="20"/>
          <w:rtl w:val="0"/>
          <w:lang w:val="en-US"/>
        </w:rPr>
        <w:t>81. [https://www.aclweb.org/anthology/W04-1013](https://www.aclweb.org/anthology/W04-1013).</w:t>
      </w:r>
    </w:p>
    <w:p>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40"/>
          <w:tab w:val="left" w:pos="1160"/>
          <w:tab w:val="left" w:pos="1180"/>
          <w:tab w:val="left" w:pos="1200"/>
          <w:tab w:val="left" w:pos="1220"/>
          <w:tab w:val="left" w:pos="1240"/>
          <w:tab w:val="left" w:pos="1260"/>
          <w:tab w:val="left" w:pos="1280"/>
          <w:tab w:val="left" w:pos="1300"/>
          <w:tab w:val="left" w:pos="1320"/>
        </w:tabs>
      </w:pPr>
      <w:r>
        <w:rPr>
          <w:rFonts w:ascii="Times Roman" w:cs="Times Roman" w:hAnsi="Times Roman" w:eastAsia="Times Roman"/>
        </w:rPr>
      </w:r>
    </w:p>
    <w:sectPr>
      <w:type w:val="continuous"/>
      <w:pgSz w:w="11900" w:h="16840" w:orient="portrait"/>
      <w:pgMar w:top="2948" w:right="2494" w:bottom="2948" w:left="2494" w:header="2381" w:footer="232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rimson Text Regular">
    <w:charset w:val="00"/>
    <w:family w:val="roman"/>
    <w:pitch w:val="default"/>
  </w:font>
  <w:font w:name="Helvetica Neue">
    <w:charset w:val="00"/>
    <w:family w:val="roman"/>
    <w:pitch w:val="default"/>
  </w:font>
  <w:font w:name="Crimson Text Bold">
    <w:charset w:val="00"/>
    <w:family w:val="roman"/>
    <w:pitch w:val="default"/>
  </w:font>
  <w:font w:name="Helvetica">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jc w:val="right"/>
    </w:pPr>
    <w:r>
      <w:rPr/>
      <w:fldChar w:fldCharType="begin" w:fldLock="0"/>
    </w:r>
    <w:r>
      <w:instrText xml:space="preserve"> PAGE </w:instrText>
    </w:r>
    <w:r>
      <w:rPr/>
      <w:fldChar w:fldCharType="separate" w:fldLock="0"/>
    </w:r>
    <w:r/>
    <w:r>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pPr>
    <w:r>
      <w:rPr/>
      <w:fldChar w:fldCharType="begin" w:fldLock="0"/>
    </w:r>
    <w:r>
      <w:instrText xml:space="preserve"> PAGE </w:instrText>
    </w:r>
    <w:r>
      <w:rPr/>
      <w:fldChar w:fldCharType="separate" w:fldLock="0"/>
    </w:r>
    <w:r/>
    <w:r>
      <w:rPr/>
      <w:fldChar w:fldCharType="end" w:fldLock="0"/>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headings"/>
  </w:abstractNum>
  <w:abstractNum w:abstractNumId="1">
    <w:multiLevelType w:val="hybridMultilevel"/>
    <w:styleLink w:val="headings"/>
    <w:lvl w:ilvl="0">
      <w:start w:val="1"/>
      <w:numFmt w:val="decimal"/>
      <w:suff w:val="tab"/>
      <w:lvlText w:val="%1."/>
      <w:lvlJc w:val="left"/>
      <w:pPr>
        <w:tabs>
          <w:tab w:val="clear" w:pos="567"/>
        </w:tabs>
        <w:ind w:left="567" w:hanging="56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67"/>
        </w:tabs>
        <w:ind w:left="567" w:hanging="56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tabs>
          <w:tab w:val="clear" w:pos="567"/>
        </w:tabs>
        <w:ind w:left="851" w:hanging="8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clear" w:pos="567"/>
        </w:tabs>
        <w:ind w:left="100" w:hanging="1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clear" w:pos="567"/>
        </w:tabs>
        <w:ind w:left="100" w:hanging="1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clear" w:pos="567"/>
        </w:tabs>
        <w:ind w:left="100" w:hanging="1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clear" w:pos="567"/>
        </w:tabs>
        <w:ind w:left="100" w:hanging="1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clear" w:pos="567"/>
        </w:tabs>
        <w:ind w:left="100" w:hanging="1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clear" w:pos="567"/>
        </w:tabs>
        <w:ind w:left="100" w:hanging="1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tabs>
          <w:tab w:val="left" w:pos="985"/>
        </w:tabs>
        <w:ind w:left="385"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985"/>
        </w:tabs>
        <w:ind w:left="7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985"/>
        </w:tabs>
        <w:ind w:left="13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985"/>
        </w:tabs>
        <w:ind w:left="19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985"/>
        </w:tabs>
        <w:ind w:left="25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985"/>
        </w:tabs>
        <w:ind w:left="31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985"/>
        </w:tabs>
        <w:ind w:left="37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985"/>
        </w:tabs>
        <w:ind w:left="43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985"/>
        </w:tabs>
        <w:ind w:left="49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 w:val="left" w:pos="1700"/>
          <w:tab w:val="left" w:pos="1720"/>
        </w:tabs>
        <w:ind w:left="976" w:hanging="1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1776" w:hanging="17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2576" w:hanging="17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3376" w:hanging="17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4176" w:hanging="17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4976" w:hanging="17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5776" w:hanging="17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438"/>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 w:val="left" w:pos="1680"/>
        </w:tabs>
        <w:ind w:left="6576" w:hanging="1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arabnumitem"/>
  </w:abstractNum>
  <w:abstractNum w:abstractNumId="7">
    <w:multiLevelType w:val="hybridMultilevel"/>
    <w:styleLink w:val="arabnumitem"/>
    <w:lvl w:ilvl="0">
      <w:start w:val="1"/>
      <w:numFmt w:val="decimal"/>
      <w:suff w:val="nothing"/>
      <w:lvlText w:val="%1."/>
      <w:lvlJc w:val="left"/>
      <w:pPr>
        <w:ind w:left="227" w:hanging="10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454" w:hanging="2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794" w:hanging="1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1077" w:hanging="1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5)"/>
      <w:lvlJc w:val="left"/>
      <w:pPr>
        <w:ind w:left="1360" w:hanging="1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nothing"/>
      <w:lvlText w:val="%6."/>
      <w:lvlJc w:val="left"/>
      <w:pPr>
        <w:ind w:left="1700" w:hanging="1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nothing"/>
      <w:lvlText w:val="%7."/>
      <w:lvlJc w:val="left"/>
      <w:pPr>
        <w:ind w:left="1972" w:hanging="1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nothing"/>
      <w:lvlText w:val="%8."/>
      <w:lvlJc w:val="left"/>
      <w:pPr>
        <w:ind w:left="2244" w:hanging="1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nothing"/>
      <w:lvlText w:val="%9."/>
      <w:lvlJc w:val="left"/>
      <w:pPr>
        <w:ind w:left="2516" w:hanging="1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Bullets.0"/>
  </w:abstractNum>
  <w:abstractNum w:abstractNumId="9">
    <w:multiLevelType w:val="hybridMultilevel"/>
    <w:styleLink w:val="Bullets.0"/>
    <w:lvl w:ilvl="0">
      <w:start w:val="1"/>
      <w:numFmt w:val="bullet"/>
      <w:suff w:val="tab"/>
      <w:lvlText w:val="•"/>
      <w:lvlJc w:val="left"/>
      <w:pPr>
        <w:ind w:left="1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referencelist"/>
  </w:abstractNum>
  <w:abstractNum w:abstractNumId="11">
    <w:multiLevelType w:val="hybridMultilevel"/>
    <w:styleLink w:val="referencelist"/>
    <w:lvl w:ilvl="0">
      <w:start w:val="1"/>
      <w:numFmt w:val="decimal"/>
      <w:suff w:val="tab"/>
      <w:lvlText w:val="%1."/>
      <w:lvlJc w:val="left"/>
      <w:pPr>
        <w:ind w:left="320" w:hanging="1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96"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616"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36"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056"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776"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96"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216"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936" w:hanging="2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2"/>
    <w:lvlOverride w:ilvl="0">
      <w:lvl w:ilvl="0">
        <w:start w:val="1"/>
        <w:numFmt w:val="bullet"/>
        <w:suff w:val="tab"/>
        <w:lvlText w:val="•"/>
        <w:lvlJc w:val="left"/>
        <w:pPr>
          <w:tabs>
            <w:tab w:val="left" w:pos="985"/>
          </w:tabs>
          <w:ind w:left="385"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985"/>
          </w:tabs>
          <w:ind w:left="7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985"/>
          </w:tabs>
          <w:ind w:left="13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985"/>
          </w:tabs>
          <w:ind w:left="19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985"/>
          </w:tabs>
          <w:ind w:left="25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985"/>
          </w:tabs>
          <w:ind w:left="31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985"/>
          </w:tabs>
          <w:ind w:left="37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985"/>
          </w:tabs>
          <w:ind w:left="43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985"/>
          </w:tabs>
          <w:ind w:left="4958" w:hanging="1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7"/>
  </w:num>
  <w:num w:numId="9">
    <w:abstractNumId w:val="6"/>
  </w:num>
  <w:num w:numId="10">
    <w:abstractNumId w:val="9"/>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1"/>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tLeast"/>
      <w:ind w:left="0" w:right="0" w:firstLine="0"/>
      <w:jc w:val="both"/>
      <w:outlineLvl w:val="9"/>
    </w:pPr>
    <w:rPr>
      <w:rFonts w:ascii="Crimson Text Regular" w:cs="Arial Unicode MS" w:hAnsi="Crimson Text Regular"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papertitle">
    <w:name w:val="papertitle"/>
    <w:next w:val="author"/>
    <w:pPr>
      <w:keepNext w:val="1"/>
      <w:keepLines w:val="1"/>
      <w:pageBreakBefore w:val="0"/>
      <w:widowControl w:val="1"/>
      <w:shd w:val="clear" w:color="auto" w:fill="auto"/>
      <w:suppressAutoHyphens w:val="1"/>
      <w:bidi w:val="0"/>
      <w:spacing w:before="0" w:after="480" w:line="360" w:lineRule="atLeast"/>
      <w:ind w:left="0" w:right="0" w:firstLine="0"/>
      <w:jc w:val="center"/>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author">
    <w:name w:val="author"/>
    <w:next w:val="address"/>
    <w:pPr>
      <w:keepNext w:val="0"/>
      <w:keepLines w:val="0"/>
      <w:pageBreakBefore w:val="0"/>
      <w:widowControl w:val="1"/>
      <w:shd w:val="clear" w:color="auto" w:fill="auto"/>
      <w:suppressAutoHyphens w:val="0"/>
      <w:bidi w:val="0"/>
      <w:spacing w:before="0" w:after="200" w:line="220" w:lineRule="atLeast"/>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address">
    <w:name w:val="address"/>
    <w:next w:val="address"/>
    <w:pPr>
      <w:keepNext w:val="0"/>
      <w:keepLines w:val="0"/>
      <w:pageBreakBefore w:val="0"/>
      <w:widowControl w:val="1"/>
      <w:shd w:val="clear" w:color="auto" w:fill="auto"/>
      <w:suppressAutoHyphens w:val="0"/>
      <w:bidi w:val="0"/>
      <w:spacing w:before="0" w:after="200" w:line="220" w:lineRule="atLeast"/>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abstract">
    <w:name w:val="abstract"/>
    <w:next w:val="abstract"/>
    <w:pPr>
      <w:keepNext w:val="0"/>
      <w:keepLines w:val="0"/>
      <w:pageBreakBefore w:val="0"/>
      <w:widowControl w:val="1"/>
      <w:shd w:val="clear" w:color="auto" w:fill="auto"/>
      <w:suppressAutoHyphens w:val="0"/>
      <w:bidi w:val="0"/>
      <w:spacing w:before="0" w:after="0" w:line="259"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keywords">
    <w:name w:val="keywords"/>
    <w:next w:val="heading1"/>
    <w:pPr>
      <w:keepNext w:val="0"/>
      <w:keepLines w:val="0"/>
      <w:pageBreakBefore w:val="0"/>
      <w:widowControl w:val="1"/>
      <w:shd w:val="clear" w:color="auto" w:fill="auto"/>
      <w:suppressAutoHyphens w:val="0"/>
      <w:bidi w:val="0"/>
      <w:spacing w:before="220" w:after="360" w:line="220" w:lineRule="atLeast"/>
      <w:ind w:left="567" w:right="567"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ing1">
    <w:name w:val="heading1"/>
    <w:next w:val="p1a"/>
    <w:pPr>
      <w:keepNext w:val="1"/>
      <w:keepLines w:val="1"/>
      <w:pageBreakBefore w:val="0"/>
      <w:widowControl w:val="1"/>
      <w:shd w:val="clear" w:color="auto" w:fill="auto"/>
      <w:tabs>
        <w:tab w:val="left" w:pos="567"/>
      </w:tabs>
      <w:suppressAutoHyphens w:val="1"/>
      <w:bidi w:val="0"/>
      <w:spacing w:before="360" w:after="240" w:line="300" w:lineRule="atLeast"/>
      <w:ind w:left="0"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p1a">
    <w:name w:val="p1a"/>
    <w:next w:val="Body A"/>
    <w:pPr>
      <w:keepNext w:val="0"/>
      <w:keepLines w:val="0"/>
      <w:pageBreakBefore w:val="0"/>
      <w:widowControl w:val="1"/>
      <w:shd w:val="clear" w:color="auto" w:fill="auto"/>
      <w:suppressAutoHyphens w:val="0"/>
      <w:bidi w:val="0"/>
      <w:spacing w:before="0" w:after="0" w:line="240" w:lineRule="atLeast"/>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headings">
    <w:name w:val="headings"/>
    <w:pPr>
      <w:numPr>
        <w:numId w:val="1"/>
      </w:numPr>
    </w:pPr>
  </w:style>
  <w:style w:type="paragraph" w:styleId="heading2">
    <w:name w:val="heading2"/>
    <w:next w:val="p1a"/>
    <w:pPr>
      <w:keepNext w:val="1"/>
      <w:keepLines w:val="1"/>
      <w:pageBreakBefore w:val="0"/>
      <w:widowControl w:val="1"/>
      <w:shd w:val="clear" w:color="auto" w:fill="auto"/>
      <w:tabs>
        <w:tab w:val="left" w:pos="567"/>
      </w:tabs>
      <w:suppressAutoHyphens w:val="1"/>
      <w:bidi w:val="0"/>
      <w:spacing w:before="360" w:after="160" w:line="240" w:lineRule="atLeast"/>
      <w:ind w:left="0" w:right="0" w:firstLine="0"/>
      <w:jc w:val="left"/>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2">
    <w:name w:val="heading 2"/>
    <w:next w:val="p1a"/>
    <w:pPr>
      <w:keepNext w:val="1"/>
      <w:keepLines w:val="1"/>
      <w:pageBreakBefore w:val="0"/>
      <w:widowControl w:val="1"/>
      <w:shd w:val="clear" w:color="auto" w:fill="auto"/>
      <w:suppressAutoHyphens w:val="1"/>
      <w:bidi w:val="0"/>
      <w:spacing w:before="360" w:after="160" w:line="240" w:lineRule="atLeast"/>
      <w:ind w:left="567" w:right="0" w:hanging="567"/>
      <w:jc w:val="left"/>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3">
    <w:name w:val="heading 3"/>
    <w:next w:val="Body A"/>
    <w:pPr>
      <w:keepNext w:val="0"/>
      <w:keepLines w:val="0"/>
      <w:pageBreakBefore w:val="0"/>
      <w:widowControl w:val="1"/>
      <w:shd w:val="clear" w:color="auto" w:fill="auto"/>
      <w:suppressAutoHyphens w:val="0"/>
      <w:bidi w:val="0"/>
      <w:spacing w:before="360" w:after="0" w:line="240" w:lineRule="atLeast"/>
      <w:ind w:left="0" w:right="0" w:firstLine="0"/>
      <w:jc w:val="both"/>
      <w:outlineLvl w:val="2"/>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Bullets">
    <w:name w:val="Bullets"/>
    <w:pPr>
      <w:numPr>
        <w:numId w:val="3"/>
      </w:numPr>
    </w:pPr>
  </w:style>
  <w:style w:type="paragraph" w:styleId="equation">
    <w:name w:val="equation"/>
    <w:next w:val="Body A"/>
    <w:pPr>
      <w:keepNext w:val="0"/>
      <w:keepLines w:val="0"/>
      <w:pageBreakBefore w:val="0"/>
      <w:widowControl w:val="1"/>
      <w:shd w:val="clear" w:color="auto" w:fill="auto"/>
      <w:tabs>
        <w:tab w:val="center" w:pos="3289"/>
        <w:tab w:val="right" w:pos="6917"/>
      </w:tabs>
      <w:suppressAutoHyphens w:val="0"/>
      <w:bidi w:val="0"/>
      <w:spacing w:before="160" w:after="160" w:line="240" w:lineRule="atLeas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character" w:styleId="None">
    <w:name w:val="None"/>
  </w:style>
  <w:style w:type="character" w:styleId="Hyperlink.0">
    <w:name w:val="Hyperlink.0"/>
    <w:basedOn w:val="None"/>
    <w:next w:val="Hyperlink.0"/>
    <w:rPr>
      <w:outline w:val="0"/>
      <w:color w:val="0000ff"/>
      <w:sz w:val="20"/>
      <w:szCs w:val="20"/>
      <w:u w:val="single" w:color="0000ff"/>
      <w14:textFill>
        <w14:solidFill>
          <w14:srgbClr w14:val="0000FF"/>
        </w14:solidFill>
      </w14:textFill>
    </w:rPr>
  </w:style>
  <w:style w:type="character" w:styleId="Hyperlink.1">
    <w:name w:val="Hyperlink.1"/>
    <w:basedOn w:val="Hyperlink"/>
    <w:next w:val="Hyperlink.1"/>
    <w:rPr>
      <w:outline w:val="0"/>
      <w:color w:val="0000ff"/>
      <w:u w:val="single" w:color="0000ff"/>
      <w14:textFill>
        <w14:solidFill>
          <w14:srgbClr w14:val="0000FF"/>
        </w14:solidFill>
      </w14:textFill>
    </w:rPr>
  </w:style>
  <w:style w:type="numbering" w:styleId="Numbered">
    <w:name w:val="Numbered"/>
    <w:pPr>
      <w:numPr>
        <w:numId w:val="5"/>
      </w:numPr>
    </w:pPr>
  </w:style>
  <w:style w:type="paragraph" w:styleId="Default">
    <w:name w:val="Default"/>
    <w:next w:val="Default"/>
    <w:pPr>
      <w:keepNext w:val="0"/>
      <w:keepLines w:val="0"/>
      <w:pageBreakBefore w:val="0"/>
      <w:widowControl w:val="1"/>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1"/>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numbering" w:styleId="arabnumitem">
    <w:name w:val="arabnumitem"/>
    <w:pPr>
      <w:numPr>
        <w:numId w:val="8"/>
      </w:numPr>
    </w:pPr>
  </w:style>
  <w:style w:type="character" w:styleId="Hyperlink.2">
    <w:name w:val="Hyperlink.2"/>
    <w:basedOn w:val="None"/>
    <w:next w:val="Hyperlink.2"/>
    <w:rPr>
      <w:outline w:val="0"/>
      <w:color w:val="0000ee"/>
      <w:sz w:val="20"/>
      <w:szCs w:val="20"/>
      <w:u w:val="single" w:color="0000ee"/>
      <w:lang w:val="en-US"/>
      <w14:textFill>
        <w14:solidFill>
          <w14:srgbClr w14:val="0000EE"/>
        </w14:solidFill>
      </w14:textFill>
    </w:rPr>
  </w:style>
  <w:style w:type="numbering" w:styleId="Bullets.0">
    <w:name w:val="Bullets.0"/>
    <w:pPr>
      <w:numPr>
        <w:numId w:val="10"/>
      </w:numPr>
    </w:pPr>
  </w:style>
  <w:style w:type="character" w:styleId="Hyperlink.3">
    <w:name w:val="Hyperlink.3"/>
    <w:basedOn w:val="None"/>
    <w:next w:val="Hyperlink.3"/>
    <w:rPr>
      <w:sz w:val="20"/>
      <w:szCs w:val="20"/>
      <w:lang w:val="en-US"/>
    </w:rPr>
  </w:style>
  <w:style w:type="paragraph" w:styleId="referenceitem">
    <w:name w:val="referenceitem"/>
    <w:next w:val="referenceitem"/>
    <w:pPr>
      <w:keepNext w:val="0"/>
      <w:keepLines w:val="0"/>
      <w:pageBreakBefore w:val="0"/>
      <w:widowControl w:val="1"/>
      <w:shd w:val="clear" w:color="auto" w:fill="auto"/>
      <w:tabs>
        <w:tab w:val="left" w:pos="341"/>
      </w:tabs>
      <w:suppressAutoHyphens w:val="0"/>
      <w:bidi w:val="0"/>
      <w:spacing w:before="0" w:after="0" w:line="220" w:lineRule="atLeast"/>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numbering" w:styleId="referencelist">
    <w:name w:val="referencelist"/>
    <w:pPr>
      <w:numPr>
        <w:numId w:val="12"/>
      </w:numPr>
    </w:pPr>
  </w:style>
  <w:style w:type="character" w:styleId="Hyperlink.4">
    <w:name w:val="Hyperlink.4"/>
    <w:basedOn w:val="None"/>
    <w:next w:val="Hyperlink.4"/>
    <w:rPr>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